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DC485" w14:textId="6F8CB8A5" w:rsidR="00FC02A5" w:rsidRPr="00524905" w:rsidRDefault="006D2245" w:rsidP="00896492">
      <w:pPr>
        <w:pStyle w:val="Prrafo"/>
        <w:ind w:left="709" w:hanging="709"/>
      </w:pPr>
      <w:bookmarkStart w:id="0" w:name="_Toc1151656"/>
      <w:bookmarkStart w:id="1" w:name="_Toc514935849"/>
      <w:bookmarkStart w:id="2" w:name="_Toc526699940"/>
      <w:bookmarkStart w:id="3" w:name="_Toc534964485"/>
      <w:bookmarkStart w:id="4" w:name="_Toc535075800"/>
      <w:bookmarkStart w:id="5" w:name="_Toc535151572"/>
      <w:bookmarkStart w:id="6" w:name="_Toc535223328"/>
      <w:r w:rsidRPr="00524905">
        <w:tab/>
      </w:r>
    </w:p>
    <w:p w14:paraId="390067DB" w14:textId="77777777" w:rsidR="00FC02A5" w:rsidRPr="00524905" w:rsidRDefault="00FC02A5" w:rsidP="00524905">
      <w:pPr>
        <w:pStyle w:val="Prrafo"/>
      </w:pPr>
    </w:p>
    <w:p w14:paraId="482F2F90" w14:textId="77777777" w:rsidR="00FC02A5" w:rsidRPr="00524905" w:rsidRDefault="00FC02A5" w:rsidP="00524905">
      <w:pPr>
        <w:pStyle w:val="Prrafo"/>
      </w:pPr>
    </w:p>
    <w:p w14:paraId="4D51E83F" w14:textId="0E17C508" w:rsidR="007D2FAC" w:rsidRPr="00524905" w:rsidRDefault="007D2FAC" w:rsidP="00524905">
      <w:pPr>
        <w:pStyle w:val="Prrafo"/>
      </w:pPr>
    </w:p>
    <w:p w14:paraId="3F9F1280" w14:textId="23FDB60D" w:rsidR="00FC02A5" w:rsidRPr="00524905" w:rsidRDefault="00FC02A5" w:rsidP="00524905">
      <w:pPr>
        <w:pStyle w:val="Prrafo"/>
      </w:pPr>
    </w:p>
    <w:p w14:paraId="3F0A3668" w14:textId="53586E3E" w:rsidR="00FC02A5" w:rsidRPr="00524905" w:rsidRDefault="00FC02A5" w:rsidP="00524905">
      <w:pPr>
        <w:pStyle w:val="Prrafo"/>
      </w:pPr>
    </w:p>
    <w:p w14:paraId="7E91CF7C" w14:textId="3E3FCBE1" w:rsidR="00FC02A5" w:rsidRPr="00524905" w:rsidRDefault="00D472F1" w:rsidP="00524905">
      <w:pPr>
        <w:pStyle w:val="Prrafo"/>
      </w:pPr>
      <w:r w:rsidRPr="00201019">
        <w:rPr>
          <w:rFonts w:ascii="Roboto" w:hAnsi="Roboto"/>
          <w:noProof/>
          <w:color w:val="808080"/>
          <w:lang w:val="en-GB"/>
        </w:rPr>
        <w:drawing>
          <wp:anchor distT="0" distB="0" distL="114300" distR="114300" simplePos="0" relativeHeight="251658240" behindDoc="0" locked="0" layoutInCell="1" allowOverlap="1" wp14:anchorId="560CACFA" wp14:editId="77DF9006">
            <wp:simplePos x="0" y="0"/>
            <wp:positionH relativeFrom="column">
              <wp:posOffset>-103048</wp:posOffset>
            </wp:positionH>
            <wp:positionV relativeFrom="paragraph">
              <wp:posOffset>255905</wp:posOffset>
            </wp:positionV>
            <wp:extent cx="2958638" cy="870509"/>
            <wp:effectExtent l="0" t="0" r="0" b="6350"/>
            <wp:wrapNone/>
            <wp:docPr id="19" name="Imagen 19" descr="Imagen que contiene pla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lat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638" cy="87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56B1C" w14:textId="2662FAE4" w:rsidR="007D2FAC" w:rsidRPr="00524905" w:rsidRDefault="007D2FAC" w:rsidP="00524905">
      <w:pPr>
        <w:pStyle w:val="Prrafo"/>
      </w:pPr>
    </w:p>
    <w:p w14:paraId="36BFF1E3" w14:textId="7CAF5C17" w:rsidR="00FC02A5" w:rsidRPr="00524905" w:rsidRDefault="00FC02A5" w:rsidP="00524905">
      <w:pPr>
        <w:pStyle w:val="Prrafo"/>
      </w:pPr>
    </w:p>
    <w:p w14:paraId="6E6CDB42" w14:textId="61246B62" w:rsidR="00FC02A5" w:rsidRPr="00524905" w:rsidRDefault="00FC02A5" w:rsidP="00524905">
      <w:pPr>
        <w:pStyle w:val="Prrafo"/>
      </w:pPr>
    </w:p>
    <w:p w14:paraId="4D388AE8" w14:textId="77777777" w:rsidR="00FC02A5" w:rsidRDefault="00FC02A5" w:rsidP="00524905">
      <w:pPr>
        <w:pStyle w:val="Prrafo"/>
      </w:pPr>
    </w:p>
    <w:p w14:paraId="48047CFA" w14:textId="77777777" w:rsidR="002853B1" w:rsidRDefault="002853B1" w:rsidP="00524905">
      <w:pPr>
        <w:pStyle w:val="Prrafo"/>
      </w:pPr>
    </w:p>
    <w:p w14:paraId="10657FA0" w14:textId="77777777" w:rsidR="004B733C" w:rsidRDefault="004B733C" w:rsidP="00524905">
      <w:pPr>
        <w:pStyle w:val="Prrafo"/>
      </w:pPr>
    </w:p>
    <w:p w14:paraId="09C77E78" w14:textId="77777777" w:rsidR="004B733C" w:rsidRPr="00524905" w:rsidRDefault="004B733C" w:rsidP="00524905">
      <w:pPr>
        <w:pStyle w:val="Prrafo"/>
      </w:pPr>
    </w:p>
    <w:p w14:paraId="283AF547" w14:textId="77777777" w:rsidR="007D2FAC" w:rsidRPr="00A045EA" w:rsidRDefault="00D472F1" w:rsidP="00A603AC">
      <w:pPr>
        <w:pStyle w:val="Portada1"/>
        <w:jc w:val="both"/>
        <w:rPr>
          <w:color w:val="08BDBD"/>
        </w:rPr>
      </w:pPr>
      <w:r w:rsidRPr="00A045EA">
        <w:rPr>
          <w:color w:val="08BDBD"/>
        </w:rPr>
        <w:t>Nuevo CORE</w:t>
      </w:r>
    </w:p>
    <w:p w14:paraId="5A1862A6" w14:textId="77777777" w:rsidR="006841F6" w:rsidRDefault="006841F6" w:rsidP="006841F6">
      <w:pPr>
        <w:pStyle w:val="Prrafo"/>
      </w:pPr>
    </w:p>
    <w:p w14:paraId="6F6E63C1" w14:textId="77777777" w:rsidR="006841F6" w:rsidRPr="00524905" w:rsidRDefault="006841F6" w:rsidP="006841F6">
      <w:pPr>
        <w:pStyle w:val="Prrafo"/>
      </w:pPr>
    </w:p>
    <w:p w14:paraId="1EA74D1E" w14:textId="04A7D304" w:rsidR="00B64FC9" w:rsidRDefault="00B64FC9" w:rsidP="00A603AC">
      <w:pPr>
        <w:pStyle w:val="Portada2"/>
        <w:jc w:val="both"/>
        <w:rPr>
          <w:sz w:val="48"/>
          <w:szCs w:val="48"/>
        </w:rPr>
      </w:pPr>
      <w:r w:rsidRPr="00B64FC9">
        <w:rPr>
          <w:sz w:val="48"/>
          <w:szCs w:val="48"/>
        </w:rPr>
        <w:t>Modelo de Datos</w:t>
      </w:r>
    </w:p>
    <w:p w14:paraId="51888A5D" w14:textId="5A42014B" w:rsidR="006F5A80" w:rsidRPr="006F5A80" w:rsidRDefault="006F5A80" w:rsidP="00A603AC">
      <w:pPr>
        <w:pStyle w:val="Portada2"/>
        <w:jc w:val="both"/>
        <w:rPr>
          <w:sz w:val="36"/>
          <w:szCs w:val="36"/>
        </w:rPr>
      </w:pPr>
      <w:r w:rsidRPr="006F5A80">
        <w:rPr>
          <w:sz w:val="36"/>
          <w:szCs w:val="36"/>
        </w:rPr>
        <w:t xml:space="preserve">Versión </w:t>
      </w:r>
      <w:r w:rsidR="001B15CA">
        <w:rPr>
          <w:sz w:val="36"/>
          <w:szCs w:val="36"/>
        </w:rPr>
        <w:t>1.</w:t>
      </w:r>
      <w:r w:rsidRPr="006F5A80">
        <w:rPr>
          <w:sz w:val="36"/>
          <w:szCs w:val="36"/>
        </w:rPr>
        <w:t>0</w:t>
      </w:r>
    </w:p>
    <w:p w14:paraId="032F5256" w14:textId="77777777" w:rsidR="00FC02A5" w:rsidRPr="00524905" w:rsidRDefault="00FC02A5" w:rsidP="00524905">
      <w:pPr>
        <w:pStyle w:val="Prrafo"/>
      </w:pPr>
    </w:p>
    <w:p w14:paraId="24C565B4" w14:textId="77777777" w:rsidR="00FC02A5" w:rsidRDefault="00FC02A5" w:rsidP="00524905">
      <w:pPr>
        <w:pStyle w:val="Prrafo"/>
      </w:pPr>
    </w:p>
    <w:p w14:paraId="3E11032E" w14:textId="77777777" w:rsidR="004B733C" w:rsidRDefault="004B733C" w:rsidP="00524905">
      <w:pPr>
        <w:pStyle w:val="Prrafo"/>
      </w:pPr>
    </w:p>
    <w:p w14:paraId="68C0A09F" w14:textId="7CA504C9" w:rsidR="004B733C" w:rsidRPr="00524905" w:rsidRDefault="00F21133" w:rsidP="00524905">
      <w:pPr>
        <w:pStyle w:val="Prrafo"/>
      </w:pPr>
      <w:r>
        <w:t xml:space="preserve"> </w:t>
      </w:r>
    </w:p>
    <w:p w14:paraId="073E3875" w14:textId="77777777" w:rsidR="00FC02A5" w:rsidRPr="00524905" w:rsidRDefault="00FC02A5" w:rsidP="00524905">
      <w:pPr>
        <w:pStyle w:val="Prrafo"/>
      </w:pPr>
    </w:p>
    <w:p w14:paraId="25D3F8E7" w14:textId="60DFAEA6" w:rsidR="00F978B7" w:rsidRPr="00524905" w:rsidRDefault="008766E7" w:rsidP="00524905">
      <w:pPr>
        <w:pStyle w:val="Prrafo"/>
      </w:pPr>
      <w:r>
        <w:rPr>
          <w:rFonts w:ascii="Roboto" w:hAnsi="Roboto"/>
          <w:noProof/>
        </w:rPr>
        <w:drawing>
          <wp:anchor distT="0" distB="0" distL="114300" distR="114300" simplePos="0" relativeHeight="251658241" behindDoc="0" locked="0" layoutInCell="1" allowOverlap="1" wp14:anchorId="133A675A" wp14:editId="1560DCD7">
            <wp:simplePos x="0" y="0"/>
            <wp:positionH relativeFrom="margin">
              <wp:posOffset>988</wp:posOffset>
            </wp:positionH>
            <wp:positionV relativeFrom="paragraph">
              <wp:posOffset>103099</wp:posOffset>
            </wp:positionV>
            <wp:extent cx="1606164" cy="631041"/>
            <wp:effectExtent l="0" t="0" r="0" b="0"/>
            <wp:wrapNone/>
            <wp:docPr id="21" name="Imagen 2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164" cy="63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8799A" w14:textId="6E9AC60B" w:rsidR="00FC02A5" w:rsidRPr="00524905" w:rsidRDefault="00FC02A5" w:rsidP="00524905">
      <w:pPr>
        <w:pStyle w:val="Prrafo"/>
      </w:pPr>
    </w:p>
    <w:p w14:paraId="0D2BFFCA" w14:textId="662CD476" w:rsidR="00FC02A5" w:rsidRPr="00524905" w:rsidRDefault="00FC02A5" w:rsidP="00524905">
      <w:pPr>
        <w:pStyle w:val="Prrafo"/>
      </w:pPr>
    </w:p>
    <w:p w14:paraId="094383C2" w14:textId="0EE25C5F" w:rsidR="007D2FAC" w:rsidRPr="0084198E" w:rsidRDefault="00B00F5E" w:rsidP="0084198E">
      <w:pPr>
        <w:pStyle w:val="Portada2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Pr="0084198E">
        <w:rPr>
          <w:sz w:val="24"/>
          <w:szCs w:val="24"/>
        </w:rPr>
        <w:t xml:space="preserve"> </w:t>
      </w:r>
      <w:r w:rsidR="007D2FAC" w:rsidRPr="0084198E"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febrero </w:t>
      </w:r>
      <w:r w:rsidR="007D2FAC" w:rsidRPr="0084198E">
        <w:rPr>
          <w:sz w:val="24"/>
          <w:szCs w:val="24"/>
        </w:rPr>
        <w:t>de 202</w:t>
      </w:r>
      <w:r w:rsidR="003E6CEE">
        <w:rPr>
          <w:sz w:val="24"/>
          <w:szCs w:val="24"/>
        </w:rPr>
        <w:t>3</w:t>
      </w:r>
    </w:p>
    <w:p w14:paraId="7E2263D8" w14:textId="77777777" w:rsidR="007D2FAC" w:rsidRPr="0084198E" w:rsidRDefault="007D2FAC" w:rsidP="007604D6">
      <w:pPr>
        <w:pStyle w:val="Ttulo0"/>
      </w:pPr>
      <w:r w:rsidRPr="0084198E">
        <w:lastRenderedPageBreak/>
        <w:t>Control de Versiones.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9"/>
        <w:gridCol w:w="1347"/>
        <w:gridCol w:w="1810"/>
        <w:gridCol w:w="4954"/>
      </w:tblGrid>
      <w:tr w:rsidR="00C215A5" w:rsidRPr="00524905" w14:paraId="22F7384B" w14:textId="77777777" w:rsidTr="00C215A5">
        <w:tc>
          <w:tcPr>
            <w:tcW w:w="949" w:type="dxa"/>
            <w:shd w:val="clear" w:color="auto" w:fill="D9D9D9" w:themeFill="background1" w:themeFillShade="D9"/>
          </w:tcPr>
          <w:p w14:paraId="06CC327A" w14:textId="77777777" w:rsidR="00C215A5" w:rsidRPr="00524905" w:rsidRDefault="00C215A5" w:rsidP="00524905">
            <w:pPr>
              <w:pStyle w:val="Prrafo"/>
            </w:pPr>
            <w:r w:rsidRPr="00524905">
              <w:t>Versión</w:t>
            </w:r>
          </w:p>
        </w:tc>
        <w:tc>
          <w:tcPr>
            <w:tcW w:w="1347" w:type="dxa"/>
            <w:shd w:val="clear" w:color="auto" w:fill="D9D9D9" w:themeFill="background1" w:themeFillShade="D9"/>
          </w:tcPr>
          <w:p w14:paraId="62B9317C" w14:textId="77777777" w:rsidR="00C215A5" w:rsidRPr="00524905" w:rsidRDefault="00C215A5" w:rsidP="00524905">
            <w:pPr>
              <w:pStyle w:val="Prrafo"/>
            </w:pPr>
            <w:r w:rsidRPr="00524905">
              <w:t>Fecha</w:t>
            </w:r>
          </w:p>
        </w:tc>
        <w:tc>
          <w:tcPr>
            <w:tcW w:w="1810" w:type="dxa"/>
            <w:shd w:val="clear" w:color="auto" w:fill="D9D9D9" w:themeFill="background1" w:themeFillShade="D9"/>
          </w:tcPr>
          <w:p w14:paraId="75AC409A" w14:textId="77777777" w:rsidR="00C215A5" w:rsidRPr="00524905" w:rsidRDefault="00C215A5" w:rsidP="00524905">
            <w:pPr>
              <w:pStyle w:val="Prrafo"/>
            </w:pPr>
            <w:r w:rsidRPr="00524905">
              <w:t>Autor</w:t>
            </w:r>
          </w:p>
        </w:tc>
        <w:tc>
          <w:tcPr>
            <w:tcW w:w="4954" w:type="dxa"/>
            <w:shd w:val="clear" w:color="auto" w:fill="D9D9D9" w:themeFill="background1" w:themeFillShade="D9"/>
          </w:tcPr>
          <w:p w14:paraId="6C375CFD" w14:textId="77777777" w:rsidR="00C215A5" w:rsidRPr="00524905" w:rsidRDefault="00C215A5" w:rsidP="00524905">
            <w:pPr>
              <w:pStyle w:val="Prrafo"/>
            </w:pPr>
            <w:r w:rsidRPr="00524905">
              <w:t>Descripción</w:t>
            </w:r>
          </w:p>
        </w:tc>
      </w:tr>
      <w:tr w:rsidR="00C215A5" w:rsidRPr="00524905" w14:paraId="3DA698AC" w14:textId="77777777" w:rsidTr="00C65818">
        <w:trPr>
          <w:trHeight w:val="88"/>
        </w:trPr>
        <w:tc>
          <w:tcPr>
            <w:tcW w:w="949" w:type="dxa"/>
          </w:tcPr>
          <w:p w14:paraId="01375BC2" w14:textId="2D41CFB8" w:rsidR="00C215A5" w:rsidRPr="00524905" w:rsidRDefault="001B15CA" w:rsidP="0080589D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</w:t>
            </w:r>
            <w:r w:rsidR="00C16D01" w:rsidRPr="00524905">
              <w:rPr>
                <w:noProof w:val="0"/>
              </w:rPr>
              <w:t>.</w:t>
            </w:r>
            <w:r>
              <w:rPr>
                <w:noProof w:val="0"/>
              </w:rPr>
              <w:t>0</w:t>
            </w:r>
          </w:p>
        </w:tc>
        <w:tc>
          <w:tcPr>
            <w:tcW w:w="1347" w:type="dxa"/>
          </w:tcPr>
          <w:p w14:paraId="43C7D208" w14:textId="03E13D2A" w:rsidR="00C215A5" w:rsidRPr="00524905" w:rsidRDefault="001B15CA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06</w:t>
            </w:r>
            <w:r w:rsidR="00C16D01" w:rsidRPr="00524905">
              <w:rPr>
                <w:noProof w:val="0"/>
              </w:rPr>
              <w:t>/</w:t>
            </w:r>
            <w:r>
              <w:rPr>
                <w:noProof w:val="0"/>
              </w:rPr>
              <w:t>0</w:t>
            </w:r>
            <w:r w:rsidR="0084198E">
              <w:rPr>
                <w:noProof w:val="0"/>
              </w:rPr>
              <w:t>2</w:t>
            </w:r>
            <w:r w:rsidR="00C16D01" w:rsidRPr="00524905">
              <w:rPr>
                <w:noProof w:val="0"/>
              </w:rPr>
              <w:t>/2022</w:t>
            </w:r>
          </w:p>
        </w:tc>
        <w:tc>
          <w:tcPr>
            <w:tcW w:w="1810" w:type="dxa"/>
          </w:tcPr>
          <w:p w14:paraId="63D14B5B" w14:textId="3CF9D0C0" w:rsidR="00C215A5" w:rsidRPr="00524905" w:rsidRDefault="00431934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6F44CE2D" w14:textId="04A9E4C9" w:rsidR="00C215A5" w:rsidRPr="00524905" w:rsidRDefault="00431934" w:rsidP="002458EB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Versión inicial</w:t>
            </w:r>
          </w:p>
        </w:tc>
      </w:tr>
      <w:tr w:rsidR="000634EB" w:rsidRPr="00524905" w14:paraId="39E68668" w14:textId="77777777" w:rsidTr="00C65818">
        <w:trPr>
          <w:trHeight w:val="88"/>
        </w:trPr>
        <w:tc>
          <w:tcPr>
            <w:tcW w:w="949" w:type="dxa"/>
          </w:tcPr>
          <w:p w14:paraId="2FDF62BF" w14:textId="18B63CDD" w:rsidR="000634EB" w:rsidRDefault="00052558" w:rsidP="00635D1F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1.1</w:t>
            </w:r>
          </w:p>
        </w:tc>
        <w:tc>
          <w:tcPr>
            <w:tcW w:w="1347" w:type="dxa"/>
          </w:tcPr>
          <w:p w14:paraId="27DBFF85" w14:textId="7894A837" w:rsidR="000634EB" w:rsidRDefault="00052558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20/02/2023</w:t>
            </w:r>
          </w:p>
        </w:tc>
        <w:tc>
          <w:tcPr>
            <w:tcW w:w="1810" w:type="dxa"/>
          </w:tcPr>
          <w:p w14:paraId="3DE66BC1" w14:textId="4C603868" w:rsidR="000634EB" w:rsidRDefault="00052558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4BC0AE2B" w14:textId="066B6514" w:rsidR="000634EB" w:rsidRDefault="00052558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 xml:space="preserve">Cambios y ajustes </w:t>
            </w:r>
            <w:proofErr w:type="spellStart"/>
            <w:r>
              <w:rPr>
                <w:noProof w:val="0"/>
              </w:rPr>
              <w:t>Sprints</w:t>
            </w:r>
            <w:proofErr w:type="spellEnd"/>
            <w:r>
              <w:rPr>
                <w:noProof w:val="0"/>
              </w:rPr>
              <w:t xml:space="preserve"> 1 y 2</w:t>
            </w:r>
          </w:p>
        </w:tc>
      </w:tr>
      <w:tr w:rsidR="002B6A34" w:rsidRPr="00524905" w14:paraId="6E2E882B" w14:textId="77777777" w:rsidTr="00C65818">
        <w:trPr>
          <w:trHeight w:val="88"/>
        </w:trPr>
        <w:tc>
          <w:tcPr>
            <w:tcW w:w="949" w:type="dxa"/>
          </w:tcPr>
          <w:p w14:paraId="70EA9124" w14:textId="6C94F359" w:rsidR="002B6A34" w:rsidRDefault="005E353B" w:rsidP="00635D1F">
            <w:pPr>
              <w:pStyle w:val="Celda"/>
              <w:jc w:val="center"/>
              <w:rPr>
                <w:noProof w:val="0"/>
              </w:rPr>
            </w:pPr>
            <w:r>
              <w:rPr>
                <w:noProof w:val="0"/>
              </w:rPr>
              <w:t>1.2</w:t>
            </w:r>
          </w:p>
        </w:tc>
        <w:tc>
          <w:tcPr>
            <w:tcW w:w="1347" w:type="dxa"/>
          </w:tcPr>
          <w:p w14:paraId="71CEFF9F" w14:textId="54C2ED19" w:rsidR="002B6A34" w:rsidRDefault="005E353B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23/02/2023</w:t>
            </w:r>
          </w:p>
        </w:tc>
        <w:tc>
          <w:tcPr>
            <w:tcW w:w="1810" w:type="dxa"/>
          </w:tcPr>
          <w:p w14:paraId="2D31662E" w14:textId="44E842AC" w:rsidR="002B6A34" w:rsidRDefault="005E353B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Experis</w:t>
            </w:r>
          </w:p>
        </w:tc>
        <w:tc>
          <w:tcPr>
            <w:tcW w:w="4954" w:type="dxa"/>
          </w:tcPr>
          <w:p w14:paraId="5B29D072" w14:textId="72F46C33" w:rsidR="002B6A34" w:rsidRDefault="005E353B" w:rsidP="00635D1F">
            <w:pPr>
              <w:pStyle w:val="Celda"/>
              <w:rPr>
                <w:noProof w:val="0"/>
              </w:rPr>
            </w:pPr>
            <w:r>
              <w:rPr>
                <w:noProof w:val="0"/>
              </w:rPr>
              <w:t>Cambios Sprint 2</w:t>
            </w:r>
          </w:p>
        </w:tc>
      </w:tr>
    </w:tbl>
    <w:p w14:paraId="1704B48A" w14:textId="77777777" w:rsidR="00C215A5" w:rsidRPr="00524905" w:rsidRDefault="00C215A5" w:rsidP="00524905">
      <w:pPr>
        <w:pStyle w:val="Prrafo"/>
      </w:pPr>
    </w:p>
    <w:p w14:paraId="5126EA17" w14:textId="77777777" w:rsidR="00FC02A5" w:rsidRPr="007604D6" w:rsidRDefault="00BC10D2" w:rsidP="007604D6">
      <w:pPr>
        <w:pStyle w:val="Ttulo0"/>
      </w:pPr>
      <w:r w:rsidRPr="00524905">
        <w:lastRenderedPageBreak/>
        <w:t>Índice</w:t>
      </w:r>
    </w:p>
    <w:bookmarkStart w:id="7" w:name="_Toc510455481"/>
    <w:p w14:paraId="460C86A6" w14:textId="754F27CD" w:rsidR="00520855" w:rsidRDefault="00BC10D2">
      <w:pPr>
        <w:pStyle w:val="TDC1"/>
        <w:rPr>
          <w:ins w:id="8" w:author="Alejandro André" w:date="2023-03-05T16:13:00Z"/>
          <w:rFonts w:eastAsiaTheme="minorEastAsia"/>
          <w:noProof/>
          <w:lang w:eastAsia="es-ES"/>
        </w:rPr>
      </w:pPr>
      <w:r w:rsidRPr="00524905">
        <w:rPr>
          <w:rFonts w:eastAsia="Times New Roman" w:cs="Verdana"/>
          <w:b/>
          <w:bCs/>
          <w:sz w:val="20"/>
          <w:szCs w:val="20"/>
        </w:rPr>
        <w:fldChar w:fldCharType="begin"/>
      </w:r>
      <w:r w:rsidRPr="00524905">
        <w:rPr>
          <w:b/>
          <w:bCs/>
        </w:rPr>
        <w:instrText xml:space="preserve"> TOC \o "1-3" \h \z \u </w:instrText>
      </w:r>
      <w:r w:rsidRPr="00524905">
        <w:rPr>
          <w:rFonts w:eastAsia="Times New Roman" w:cs="Verdana"/>
          <w:b/>
          <w:bCs/>
          <w:sz w:val="20"/>
          <w:szCs w:val="20"/>
        </w:rPr>
        <w:fldChar w:fldCharType="separate"/>
      </w:r>
      <w:ins w:id="9" w:author="Alejandro André" w:date="2023-03-05T16:13:00Z">
        <w:r w:rsidR="00520855" w:rsidRPr="00F15BE5">
          <w:rPr>
            <w:rStyle w:val="Hipervnculo"/>
            <w:noProof/>
          </w:rPr>
          <w:fldChar w:fldCharType="begin"/>
        </w:r>
        <w:r w:rsidR="00520855" w:rsidRPr="00F15BE5">
          <w:rPr>
            <w:rStyle w:val="Hipervnculo"/>
            <w:noProof/>
          </w:rPr>
          <w:instrText xml:space="preserve"> </w:instrText>
        </w:r>
        <w:r w:rsidR="00520855">
          <w:rPr>
            <w:noProof/>
          </w:rPr>
          <w:instrText>HYPERLINK \l "_Toc128925198"</w:instrText>
        </w:r>
        <w:r w:rsidR="00520855" w:rsidRPr="00F15BE5">
          <w:rPr>
            <w:rStyle w:val="Hipervnculo"/>
            <w:noProof/>
          </w:rPr>
          <w:instrText xml:space="preserve"> </w:instrText>
        </w:r>
        <w:r w:rsidR="00520855" w:rsidRPr="00F15BE5">
          <w:rPr>
            <w:rStyle w:val="Hipervnculo"/>
            <w:noProof/>
          </w:rPr>
        </w:r>
        <w:r w:rsidR="00520855" w:rsidRPr="00F15BE5">
          <w:rPr>
            <w:rStyle w:val="Hipervnculo"/>
            <w:noProof/>
          </w:rPr>
          <w:fldChar w:fldCharType="separate"/>
        </w:r>
        <w:r w:rsidR="00520855" w:rsidRPr="00F15BE5">
          <w:rPr>
            <w:rStyle w:val="Hipervnculo"/>
            <w:noProof/>
          </w:rPr>
          <w:t>1</w:t>
        </w:r>
        <w:r w:rsidR="00520855">
          <w:rPr>
            <w:rFonts w:eastAsiaTheme="minorEastAsia"/>
            <w:noProof/>
            <w:lang w:eastAsia="es-ES"/>
          </w:rPr>
          <w:tab/>
        </w:r>
        <w:r w:rsidR="00520855" w:rsidRPr="00F15BE5">
          <w:rPr>
            <w:rStyle w:val="Hipervnculo"/>
            <w:noProof/>
          </w:rPr>
          <w:t>Introducción.</w:t>
        </w:r>
        <w:r w:rsidR="00520855">
          <w:rPr>
            <w:noProof/>
            <w:webHidden/>
          </w:rPr>
          <w:tab/>
        </w:r>
        <w:r w:rsidR="00520855">
          <w:rPr>
            <w:noProof/>
            <w:webHidden/>
          </w:rPr>
          <w:fldChar w:fldCharType="begin"/>
        </w:r>
        <w:r w:rsidR="00520855">
          <w:rPr>
            <w:noProof/>
            <w:webHidden/>
          </w:rPr>
          <w:instrText xml:space="preserve"> PAGEREF _Toc128925198 \h </w:instrText>
        </w:r>
      </w:ins>
      <w:r w:rsidR="00520855">
        <w:rPr>
          <w:noProof/>
          <w:webHidden/>
        </w:rPr>
      </w:r>
      <w:r w:rsidR="00520855">
        <w:rPr>
          <w:noProof/>
          <w:webHidden/>
        </w:rPr>
        <w:fldChar w:fldCharType="separate"/>
      </w:r>
      <w:ins w:id="10" w:author="Alejandro André" w:date="2023-03-05T16:13:00Z">
        <w:r w:rsidR="00520855">
          <w:rPr>
            <w:noProof/>
            <w:webHidden/>
          </w:rPr>
          <w:t>6</w:t>
        </w:r>
        <w:r w:rsidR="00520855">
          <w:rPr>
            <w:noProof/>
            <w:webHidden/>
          </w:rPr>
          <w:fldChar w:fldCharType="end"/>
        </w:r>
        <w:r w:rsidR="00520855" w:rsidRPr="00F15BE5">
          <w:rPr>
            <w:rStyle w:val="Hipervnculo"/>
            <w:noProof/>
          </w:rPr>
          <w:fldChar w:fldCharType="end"/>
        </w:r>
      </w:ins>
    </w:p>
    <w:p w14:paraId="69966478" w14:textId="1077738F" w:rsidR="00520855" w:rsidRDefault="00520855">
      <w:pPr>
        <w:pStyle w:val="TDC1"/>
        <w:rPr>
          <w:ins w:id="11" w:author="Alejandro André" w:date="2023-03-05T16:13:00Z"/>
          <w:rFonts w:eastAsiaTheme="minorEastAsia"/>
          <w:noProof/>
          <w:lang w:eastAsia="es-ES"/>
        </w:rPr>
      </w:pPr>
      <w:ins w:id="1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"_Toc128925199"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Usuarios/Actores.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_Toc128925199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" w:author="Alejandro André" w:date="2023-03-05T16:13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9994B73" w14:textId="1970A083" w:rsidR="00520855" w:rsidRDefault="00520855">
      <w:pPr>
        <w:pStyle w:val="TDC2"/>
        <w:rPr>
          <w:ins w:id="14" w:author="Alejandro André" w:date="2023-03-05T16:13:00Z"/>
          <w:rFonts w:eastAsiaTheme="minorEastAsia"/>
          <w:noProof/>
          <w:lang w:eastAsia="es-ES"/>
        </w:rPr>
      </w:pPr>
      <w:ins w:id="1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Proveedor: Propietario, Empresa de servicios.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" w:author="Alejandro André" w:date="2023-03-05T16:13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8F05E49" w14:textId="2F9BB06A" w:rsidR="00520855" w:rsidRDefault="00520855">
      <w:pPr>
        <w:pStyle w:val="TDC2"/>
        <w:rPr>
          <w:ins w:id="17" w:author="Alejandro André" w:date="2023-03-05T16:13:00Z"/>
          <w:rFonts w:eastAsiaTheme="minorEastAsia"/>
          <w:noProof/>
          <w:lang w:eastAsia="es-ES"/>
        </w:rPr>
      </w:pPr>
      <w:ins w:id="1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Contacto de proveedor.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" w:author="Alejandro André" w:date="2023-03-05T16:13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85DD263" w14:textId="04750BA5" w:rsidR="00520855" w:rsidRDefault="00520855">
      <w:pPr>
        <w:pStyle w:val="TDC2"/>
        <w:rPr>
          <w:ins w:id="20" w:author="Alejandro André" w:date="2023-03-05T16:13:00Z"/>
          <w:rFonts w:eastAsiaTheme="minorEastAsia"/>
          <w:noProof/>
          <w:lang w:eastAsia="es-ES"/>
        </w:rPr>
      </w:pPr>
      <w:ins w:id="2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Tipos de proveedores.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" w:author="Alejandro André" w:date="2023-03-05T16:13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25CFED4" w14:textId="17AFAAB8" w:rsidR="00520855" w:rsidRDefault="00520855">
      <w:pPr>
        <w:pStyle w:val="TDC2"/>
        <w:rPr>
          <w:ins w:id="23" w:author="Alejandro André" w:date="2023-03-05T16:13:00Z"/>
          <w:rFonts w:eastAsiaTheme="minorEastAsia"/>
          <w:noProof/>
          <w:lang w:eastAsia="es-ES"/>
        </w:rPr>
      </w:pPr>
      <w:ins w:id="2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Cliente: Solicitante, Inquilino/Residente, Pagador.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" w:author="Alejandro André" w:date="2023-03-05T16:13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4A8BCD7" w14:textId="780A7C59" w:rsidR="00520855" w:rsidRDefault="00520855">
      <w:pPr>
        <w:pStyle w:val="TDC2"/>
        <w:rPr>
          <w:ins w:id="26" w:author="Alejandro André" w:date="2023-03-05T16:13:00Z"/>
          <w:rFonts w:eastAsiaTheme="minorEastAsia"/>
          <w:noProof/>
          <w:lang w:eastAsia="es-ES"/>
        </w:rPr>
      </w:pPr>
      <w:ins w:id="2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Contacto de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" w:author="Alejandro André" w:date="2023-03-05T16:13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8617C4B" w14:textId="3B540399" w:rsidR="00520855" w:rsidRDefault="00520855">
      <w:pPr>
        <w:pStyle w:val="TDC2"/>
        <w:rPr>
          <w:ins w:id="29" w:author="Alejandro André" w:date="2023-03-05T16:13:00Z"/>
          <w:rFonts w:eastAsiaTheme="minorEastAsia"/>
          <w:noProof/>
          <w:lang w:eastAsia="es-ES"/>
        </w:rPr>
      </w:pPr>
      <w:ins w:id="3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Estado/Tipo de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1" w:author="Alejandro André" w:date="2023-03-05T16:13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EEA0A36" w14:textId="238CE4C2" w:rsidR="00520855" w:rsidRDefault="00520855">
      <w:pPr>
        <w:pStyle w:val="TDC2"/>
        <w:rPr>
          <w:ins w:id="32" w:author="Alejandro André" w:date="2023-03-05T16:13:00Z"/>
          <w:rFonts w:eastAsiaTheme="minorEastAsia"/>
          <w:noProof/>
          <w:lang w:eastAsia="es-ES"/>
        </w:rPr>
      </w:pPr>
      <w:ins w:id="3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Estado de residente.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4" w:author="Alejandro André" w:date="2023-03-05T16:13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3967F9A" w14:textId="1DB9A9F4" w:rsidR="00520855" w:rsidRDefault="00520855">
      <w:pPr>
        <w:pStyle w:val="TDC2"/>
        <w:rPr>
          <w:ins w:id="35" w:author="Alejandro André" w:date="2023-03-05T16:13:00Z"/>
          <w:rFonts w:eastAsiaTheme="minorEastAsia"/>
          <w:noProof/>
          <w:lang w:eastAsia="es-ES"/>
        </w:rPr>
      </w:pPr>
      <w:ins w:id="3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Motivo.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37" w:author="Alejandro André" w:date="2023-03-05T16:13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FAA0372" w14:textId="05ED5068" w:rsidR="00520855" w:rsidRDefault="00520855">
      <w:pPr>
        <w:pStyle w:val="TDC2"/>
        <w:rPr>
          <w:ins w:id="38" w:author="Alejandro André" w:date="2023-03-05T16:13:00Z"/>
          <w:rFonts w:eastAsiaTheme="minorEastAsia"/>
          <w:noProof/>
          <w:lang w:eastAsia="es-ES"/>
        </w:rPr>
      </w:pPr>
      <w:ins w:id="3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contacto.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0" w:author="Alejandro André" w:date="2023-03-05T16:13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85317B6" w14:textId="48384F00" w:rsidR="00520855" w:rsidRDefault="00520855">
      <w:pPr>
        <w:pStyle w:val="TDC2"/>
        <w:rPr>
          <w:ins w:id="41" w:author="Alejandro André" w:date="2023-03-05T16:13:00Z"/>
          <w:rFonts w:eastAsiaTheme="minorEastAsia"/>
          <w:noProof/>
          <w:lang w:eastAsia="es-ES"/>
        </w:rPr>
      </w:pPr>
      <w:ins w:id="4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"_Toc128925209"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2.10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Administrador.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_Toc128925209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3" w:author="Alejandro André" w:date="2023-03-05T16:13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6C17F26" w14:textId="0957BFA2" w:rsidR="00520855" w:rsidRDefault="00520855">
      <w:pPr>
        <w:pStyle w:val="TDC1"/>
        <w:rPr>
          <w:ins w:id="44" w:author="Alejandro André" w:date="2023-03-05T16:13:00Z"/>
          <w:rFonts w:eastAsiaTheme="minorEastAsia"/>
          <w:noProof/>
          <w:lang w:eastAsia="es-ES"/>
        </w:rPr>
      </w:pPr>
      <w:ins w:id="4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Documentación.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6" w:author="Alejandro André" w:date="2023-03-05T16:13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837D36F" w14:textId="0222B98E" w:rsidR="00520855" w:rsidRDefault="00520855">
      <w:pPr>
        <w:pStyle w:val="TDC2"/>
        <w:rPr>
          <w:ins w:id="47" w:author="Alejandro André" w:date="2023-03-05T16:13:00Z"/>
          <w:rFonts w:eastAsiaTheme="minorEastAsia"/>
          <w:noProof/>
          <w:lang w:eastAsia="es-ES"/>
        </w:rPr>
      </w:pPr>
      <w:ins w:id="4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Documento de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49" w:author="Alejandro André" w:date="2023-03-05T16:13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0B7221E" w14:textId="24D3B3F9" w:rsidR="00520855" w:rsidRDefault="00520855">
      <w:pPr>
        <w:pStyle w:val="TDC2"/>
        <w:rPr>
          <w:ins w:id="50" w:author="Alejandro André" w:date="2023-03-05T16:13:00Z"/>
          <w:rFonts w:eastAsiaTheme="minorEastAsia"/>
          <w:noProof/>
          <w:lang w:eastAsia="es-ES"/>
        </w:rPr>
      </w:pPr>
      <w:ins w:id="5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documento de cliente.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2" w:author="Alejandro André" w:date="2023-03-05T16:13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CA495BE" w14:textId="71D3F3C3" w:rsidR="00520855" w:rsidRDefault="00520855">
      <w:pPr>
        <w:pStyle w:val="TDC2"/>
        <w:rPr>
          <w:ins w:id="53" w:author="Alejandro André" w:date="2023-03-05T16:13:00Z"/>
          <w:rFonts w:eastAsiaTheme="minorEastAsia"/>
          <w:noProof/>
          <w:lang w:eastAsia="es-ES"/>
        </w:rPr>
      </w:pPr>
      <w:ins w:id="5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Documento de proveedor.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5" w:author="Alejandro André" w:date="2023-03-05T16:13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1116062" w14:textId="4E7B0692" w:rsidR="00520855" w:rsidRDefault="00520855">
      <w:pPr>
        <w:pStyle w:val="TDC2"/>
        <w:rPr>
          <w:ins w:id="56" w:author="Alejandro André" w:date="2023-03-05T16:13:00Z"/>
          <w:rFonts w:eastAsiaTheme="minorEastAsia"/>
          <w:noProof/>
          <w:lang w:eastAsia="es-ES"/>
        </w:rPr>
      </w:pPr>
      <w:ins w:id="5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documento de proveedor.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58" w:author="Alejandro André" w:date="2023-03-05T16:13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2AB6416" w14:textId="753F2FF3" w:rsidR="00520855" w:rsidRDefault="00520855">
      <w:pPr>
        <w:pStyle w:val="TDC2"/>
        <w:rPr>
          <w:ins w:id="59" w:author="Alejandro André" w:date="2023-03-05T16:13:00Z"/>
          <w:rFonts w:eastAsiaTheme="minorEastAsia"/>
          <w:noProof/>
          <w:lang w:eastAsia="es-ES"/>
        </w:rPr>
      </w:pPr>
      <w:ins w:id="6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3.5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Plantillas de contrato.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1" w:author="Alejandro André" w:date="2023-03-05T16:13:00Z"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42B5EF7" w14:textId="0041CF5F" w:rsidR="00520855" w:rsidRDefault="00520855">
      <w:pPr>
        <w:pStyle w:val="TDC1"/>
        <w:rPr>
          <w:ins w:id="62" w:author="Alejandro André" w:date="2023-03-05T16:13:00Z"/>
          <w:rFonts w:eastAsiaTheme="minorEastAsia"/>
          <w:noProof/>
          <w:lang w:eastAsia="es-ES"/>
        </w:rPr>
      </w:pPr>
      <w:ins w:id="6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Recursos.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4" w:author="Alejandro André" w:date="2023-03-05T16:13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EE7306A" w14:textId="3EE16631" w:rsidR="00520855" w:rsidRDefault="00520855">
      <w:pPr>
        <w:pStyle w:val="TDC2"/>
        <w:rPr>
          <w:ins w:id="65" w:author="Alejandro André" w:date="2023-03-05T16:13:00Z"/>
          <w:rFonts w:eastAsiaTheme="minorEastAsia"/>
          <w:noProof/>
          <w:lang w:eastAsia="es-ES"/>
        </w:rPr>
      </w:pPr>
      <w:ins w:id="6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Ubicación.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7" w:author="Alejandro André" w:date="2023-03-05T16:13:00Z"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6392C59" w14:textId="527EE8FD" w:rsidR="00520855" w:rsidRDefault="00520855">
      <w:pPr>
        <w:pStyle w:val="TDC2"/>
        <w:rPr>
          <w:ins w:id="68" w:author="Alejandro André" w:date="2023-03-05T16:13:00Z"/>
          <w:rFonts w:eastAsiaTheme="minorEastAsia"/>
          <w:noProof/>
          <w:lang w:eastAsia="es-ES"/>
        </w:rPr>
      </w:pPr>
      <w:ins w:id="6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Barrio.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0" w:author="Alejandro André" w:date="2023-03-05T16:13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A672402" w14:textId="41985361" w:rsidR="00520855" w:rsidRDefault="00520855">
      <w:pPr>
        <w:pStyle w:val="TDC2"/>
        <w:rPr>
          <w:ins w:id="71" w:author="Alejandro André" w:date="2023-03-05T16:13:00Z"/>
          <w:rFonts w:eastAsiaTheme="minorEastAsia"/>
          <w:noProof/>
          <w:lang w:eastAsia="es-ES"/>
        </w:rPr>
      </w:pPr>
      <w:ins w:id="7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"_Toc128925219"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_Toc128925219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3" w:author="Alejandro André" w:date="2023-03-05T16:13:00Z"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1DD13C2" w14:textId="18CED54A" w:rsidR="00520855" w:rsidRDefault="00520855">
      <w:pPr>
        <w:pStyle w:val="TDC2"/>
        <w:rPr>
          <w:ins w:id="74" w:author="Alejandro André" w:date="2023-03-05T16:13:00Z"/>
          <w:rFonts w:eastAsiaTheme="minorEastAsia"/>
          <w:noProof/>
          <w:lang w:eastAsia="es-ES"/>
        </w:rPr>
      </w:pPr>
      <w:ins w:id="7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6" w:author="Alejandro André" w:date="2023-03-05T16:13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94BA157" w14:textId="05772499" w:rsidR="00520855" w:rsidRDefault="00520855">
      <w:pPr>
        <w:pStyle w:val="TDC2"/>
        <w:rPr>
          <w:ins w:id="77" w:author="Alejandro André" w:date="2023-03-05T16:13:00Z"/>
          <w:rFonts w:eastAsiaTheme="minorEastAsia"/>
          <w:noProof/>
          <w:lang w:eastAsia="es-ES"/>
        </w:rPr>
      </w:pPr>
      <w:ins w:id="7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9" w:author="Alejandro André" w:date="2023-03-05T16:13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579525D" w14:textId="02C4ADF2" w:rsidR="00520855" w:rsidRDefault="00520855">
      <w:pPr>
        <w:pStyle w:val="TDC2"/>
        <w:rPr>
          <w:ins w:id="80" w:author="Alejandro André" w:date="2023-03-05T16:13:00Z"/>
          <w:rFonts w:eastAsiaTheme="minorEastAsia"/>
          <w:noProof/>
          <w:lang w:eastAsia="es-ES"/>
        </w:rPr>
      </w:pPr>
      <w:ins w:id="8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Servicio por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2" w:author="Alejandro André" w:date="2023-03-05T16:13:00Z"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A597668" w14:textId="3B9E03D3" w:rsidR="00520855" w:rsidRDefault="00520855">
      <w:pPr>
        <w:pStyle w:val="TDC2"/>
        <w:rPr>
          <w:ins w:id="83" w:author="Alejandro André" w:date="2023-03-05T16:13:00Z"/>
          <w:rFonts w:eastAsiaTheme="minorEastAsia"/>
          <w:noProof/>
          <w:lang w:eastAsia="es-ES"/>
        </w:rPr>
      </w:pPr>
      <w:ins w:id="8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transporte.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5" w:author="Alejandro André" w:date="2023-03-05T16:13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520253B" w14:textId="0254462C" w:rsidR="00520855" w:rsidRDefault="00520855">
      <w:pPr>
        <w:pStyle w:val="TDC2"/>
        <w:rPr>
          <w:ins w:id="86" w:author="Alejandro André" w:date="2023-03-05T16:13:00Z"/>
          <w:rFonts w:eastAsiaTheme="minorEastAsia"/>
          <w:noProof/>
          <w:lang w:eastAsia="es-ES"/>
        </w:rPr>
      </w:pPr>
      <w:ins w:id="8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Transporte por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8" w:author="Alejandro André" w:date="2023-03-05T16:13:00Z"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D414423" w14:textId="38D9C95D" w:rsidR="00520855" w:rsidRDefault="00520855">
      <w:pPr>
        <w:pStyle w:val="TDC2"/>
        <w:rPr>
          <w:ins w:id="89" w:author="Alejandro André" w:date="2023-03-05T16:13:00Z"/>
          <w:rFonts w:eastAsiaTheme="minorEastAsia"/>
          <w:noProof/>
          <w:lang w:eastAsia="es-ES"/>
        </w:rPr>
      </w:pPr>
      <w:ins w:id="9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Recurso.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1" w:author="Alejandro André" w:date="2023-03-05T16:13:00Z"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BDFEEB8" w14:textId="5FBE3FD1" w:rsidR="00520855" w:rsidRDefault="00520855">
      <w:pPr>
        <w:pStyle w:val="TDC2"/>
        <w:rPr>
          <w:ins w:id="92" w:author="Alejandro André" w:date="2023-03-05T16:13:00Z"/>
          <w:rFonts w:eastAsiaTheme="minorEastAsia"/>
          <w:noProof/>
          <w:lang w:eastAsia="es-ES"/>
        </w:rPr>
      </w:pPr>
      <w:ins w:id="9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"_Toc128925226"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Estado.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_Toc128925226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4" w:author="Alejandro André" w:date="2023-03-05T16:13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8D5FA5C" w14:textId="13A9C860" w:rsidR="00520855" w:rsidRDefault="00520855">
      <w:pPr>
        <w:pStyle w:val="TDC2"/>
        <w:rPr>
          <w:ins w:id="95" w:author="Alejandro André" w:date="2023-03-05T16:13:00Z"/>
          <w:rFonts w:eastAsiaTheme="minorEastAsia"/>
          <w:noProof/>
          <w:lang w:eastAsia="es-ES"/>
        </w:rPr>
      </w:pPr>
      <w:ins w:id="9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Tipología de piso.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7" w:author="Alejandro André" w:date="2023-03-05T16:13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3F27C75" w14:textId="728EAC8B" w:rsidR="00520855" w:rsidRDefault="00520855">
      <w:pPr>
        <w:pStyle w:val="TDC2"/>
        <w:rPr>
          <w:ins w:id="98" w:author="Alejandro André" w:date="2023-03-05T16:13:00Z"/>
          <w:rFonts w:eastAsiaTheme="minorEastAsia"/>
          <w:noProof/>
          <w:lang w:eastAsia="es-ES"/>
        </w:rPr>
      </w:pPr>
      <w:ins w:id="9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Tipología de habitación.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0" w:author="Alejandro André" w:date="2023-03-05T16:13:00Z"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89D5099" w14:textId="7C1A7992" w:rsidR="00520855" w:rsidRDefault="00520855">
      <w:pPr>
        <w:pStyle w:val="TDC2"/>
        <w:rPr>
          <w:ins w:id="101" w:author="Alejandro André" w:date="2023-03-05T16:13:00Z"/>
          <w:rFonts w:eastAsiaTheme="minorEastAsia"/>
          <w:noProof/>
          <w:lang w:eastAsia="es-ES"/>
        </w:rPr>
      </w:pPr>
      <w:ins w:id="10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Tipos de características.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3" w:author="Alejandro André" w:date="2023-03-05T16:13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629CAFC" w14:textId="0E0372CB" w:rsidR="00520855" w:rsidRDefault="00520855">
      <w:pPr>
        <w:pStyle w:val="TDC2"/>
        <w:rPr>
          <w:ins w:id="104" w:author="Alejandro André" w:date="2023-03-05T16:13:00Z"/>
          <w:rFonts w:eastAsiaTheme="minorEastAsia"/>
          <w:noProof/>
          <w:lang w:eastAsia="es-ES"/>
        </w:rPr>
      </w:pPr>
      <w:ins w:id="10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Características.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6" w:author="Alejandro André" w:date="2023-03-05T16:13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C5CF15F" w14:textId="580E097A" w:rsidR="00520855" w:rsidRDefault="00520855">
      <w:pPr>
        <w:pStyle w:val="TDC2"/>
        <w:rPr>
          <w:ins w:id="107" w:author="Alejandro André" w:date="2023-03-05T16:13:00Z"/>
          <w:rFonts w:eastAsiaTheme="minorEastAsia"/>
          <w:noProof/>
          <w:lang w:eastAsia="es-ES"/>
        </w:rPr>
      </w:pPr>
      <w:ins w:id="10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documento de recurso.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9" w:author="Alejandro André" w:date="2023-03-05T16:13:00Z"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4A4C2D3" w14:textId="267FA723" w:rsidR="00520855" w:rsidRDefault="00520855">
      <w:pPr>
        <w:pStyle w:val="TDC2"/>
        <w:rPr>
          <w:ins w:id="110" w:author="Alejandro André" w:date="2023-03-05T16:13:00Z"/>
          <w:rFonts w:eastAsiaTheme="minorEastAsia"/>
          <w:noProof/>
          <w:lang w:eastAsia="es-ES"/>
        </w:rPr>
      </w:pPr>
      <w:ins w:id="11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Documento de recurso.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2" w:author="Alejandro André" w:date="2023-03-05T16:13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FD2CF21" w14:textId="06546E9F" w:rsidR="00520855" w:rsidRDefault="00520855">
      <w:pPr>
        <w:pStyle w:val="TDC2"/>
        <w:rPr>
          <w:ins w:id="113" w:author="Alejandro André" w:date="2023-03-05T16:13:00Z"/>
          <w:rFonts w:eastAsiaTheme="minorEastAsia"/>
          <w:noProof/>
          <w:lang w:eastAsia="es-ES"/>
        </w:rPr>
      </w:pPr>
      <w:ins w:id="11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inventario.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5" w:author="Alejandro André" w:date="2023-03-05T16:13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560DA7D" w14:textId="2B68740E" w:rsidR="00520855" w:rsidRDefault="00520855">
      <w:pPr>
        <w:pStyle w:val="TDC2"/>
        <w:rPr>
          <w:ins w:id="116" w:author="Alejandro André" w:date="2023-03-05T16:13:00Z"/>
          <w:rFonts w:eastAsiaTheme="minorEastAsia"/>
          <w:noProof/>
          <w:lang w:eastAsia="es-ES"/>
        </w:rPr>
      </w:pPr>
      <w:ins w:id="11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"_Toc128925239"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Zona de inventario.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_Toc128925239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8" w:author="Alejandro André" w:date="2023-03-05T16:13:00Z"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FAABB6A" w14:textId="4EB84F4F" w:rsidR="00520855" w:rsidRDefault="00520855">
      <w:pPr>
        <w:pStyle w:val="TDC2"/>
        <w:rPr>
          <w:ins w:id="119" w:author="Alejandro André" w:date="2023-03-05T16:13:00Z"/>
          <w:rFonts w:eastAsiaTheme="minorEastAsia"/>
          <w:noProof/>
          <w:lang w:eastAsia="es-ES"/>
        </w:rPr>
      </w:pPr>
      <w:ins w:id="12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4.19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Inventario por recurso.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1" w:author="Alejandro André" w:date="2023-03-05T16:13:00Z"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3E4885B" w14:textId="7F6DF7F9" w:rsidR="00520855" w:rsidRDefault="00520855">
      <w:pPr>
        <w:pStyle w:val="TDC2"/>
        <w:rPr>
          <w:ins w:id="122" w:author="Alejandro André" w:date="2023-03-05T16:13:00Z"/>
          <w:rFonts w:eastAsiaTheme="minorEastAsia"/>
          <w:noProof/>
          <w:lang w:eastAsia="es-ES"/>
        </w:rPr>
      </w:pPr>
      <w:ins w:id="123" w:author="Alejandro André" w:date="2023-03-05T16:13:00Z">
        <w:r w:rsidRPr="00F15BE5">
          <w:rPr>
            <w:rStyle w:val="Hipervnculo"/>
            <w:noProof/>
          </w:rPr>
          <w:lastRenderedPageBreak/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4.20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documento de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4" w:author="Alejandro André" w:date="2023-03-05T16:13:00Z"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14FE367" w14:textId="7FBD8F04" w:rsidR="00520855" w:rsidRDefault="00520855">
      <w:pPr>
        <w:pStyle w:val="TDC2"/>
        <w:rPr>
          <w:ins w:id="125" w:author="Alejandro André" w:date="2023-03-05T16:13:00Z"/>
          <w:rFonts w:eastAsiaTheme="minorEastAsia"/>
          <w:noProof/>
          <w:lang w:eastAsia="es-ES"/>
        </w:rPr>
      </w:pPr>
      <w:ins w:id="12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4.21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Documento de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7" w:author="Alejandro André" w:date="2023-03-05T16:13:00Z"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0D39FD0" w14:textId="30A26B98" w:rsidR="00520855" w:rsidRDefault="00520855">
      <w:pPr>
        <w:pStyle w:val="TDC2"/>
        <w:rPr>
          <w:ins w:id="128" w:author="Alejandro André" w:date="2023-03-05T16:13:00Z"/>
          <w:rFonts w:eastAsiaTheme="minorEastAsia"/>
          <w:noProof/>
          <w:lang w:eastAsia="es-ES"/>
        </w:rPr>
      </w:pPr>
      <w:ins w:id="12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4.22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Indisponibilidad.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0" w:author="Alejandro André" w:date="2023-03-05T16:13:00Z"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1A6CDA6" w14:textId="6B9F294F" w:rsidR="00520855" w:rsidRDefault="00520855">
      <w:pPr>
        <w:pStyle w:val="TDC1"/>
        <w:rPr>
          <w:ins w:id="131" w:author="Alejandro André" w:date="2023-03-05T16:13:00Z"/>
          <w:rFonts w:eastAsiaTheme="minorEastAsia"/>
          <w:noProof/>
          <w:lang w:eastAsia="es-ES"/>
        </w:rPr>
      </w:pPr>
      <w:ins w:id="13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Precios.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3" w:author="Alejandro André" w:date="2023-03-05T16:13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72C2009" w14:textId="23CE6F35" w:rsidR="00520855" w:rsidRDefault="00520855">
      <w:pPr>
        <w:pStyle w:val="TDC2"/>
        <w:rPr>
          <w:ins w:id="134" w:author="Alejandro André" w:date="2023-03-05T16:13:00Z"/>
          <w:rFonts w:eastAsiaTheme="minorEastAsia"/>
          <w:noProof/>
          <w:lang w:eastAsia="es-ES"/>
        </w:rPr>
      </w:pPr>
      <w:ins w:id="13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5.1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Tarifa.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6" w:author="Alejandro André" w:date="2023-03-05T16:13:00Z"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2D5E518" w14:textId="78B2B4DE" w:rsidR="00520855" w:rsidRDefault="00520855">
      <w:pPr>
        <w:pStyle w:val="TDC2"/>
        <w:rPr>
          <w:ins w:id="137" w:author="Alejandro André" w:date="2023-03-05T16:13:00Z"/>
          <w:rFonts w:eastAsiaTheme="minorEastAsia"/>
          <w:noProof/>
          <w:lang w:eastAsia="es-ES"/>
        </w:rPr>
      </w:pPr>
      <w:ins w:id="13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5.2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Precios.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9" w:author="Alejandro André" w:date="2023-03-05T16:13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2C28BCE" w14:textId="62B18895" w:rsidR="00520855" w:rsidRDefault="00520855">
      <w:pPr>
        <w:pStyle w:val="TDC2"/>
        <w:rPr>
          <w:ins w:id="140" w:author="Alejandro André" w:date="2023-03-05T16:13:00Z"/>
          <w:rFonts w:eastAsiaTheme="minorEastAsia"/>
          <w:noProof/>
          <w:lang w:eastAsia="es-ES"/>
        </w:rPr>
      </w:pPr>
      <w:ins w:id="14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5.3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Promociones.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2" w:author="Alejandro André" w:date="2023-03-05T16:13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C7A3F9E" w14:textId="73116114" w:rsidR="00520855" w:rsidRDefault="00520855">
      <w:pPr>
        <w:pStyle w:val="TDC2"/>
        <w:rPr>
          <w:ins w:id="143" w:author="Alejandro André" w:date="2023-03-05T16:13:00Z"/>
          <w:rFonts w:eastAsiaTheme="minorEastAsia"/>
          <w:noProof/>
          <w:lang w:eastAsia="es-ES"/>
        </w:rPr>
      </w:pPr>
      <w:ins w:id="14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5.4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Recursos promocionados.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5" w:author="Alejandro André" w:date="2023-03-05T16:13:00Z"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8E782D0" w14:textId="2DD98868" w:rsidR="00520855" w:rsidRDefault="00520855">
      <w:pPr>
        <w:pStyle w:val="TDC1"/>
        <w:rPr>
          <w:ins w:id="146" w:author="Alejandro André" w:date="2023-03-05T16:13:00Z"/>
          <w:rFonts w:eastAsiaTheme="minorEastAsia"/>
          <w:noProof/>
          <w:lang w:eastAsia="es-ES"/>
        </w:rPr>
      </w:pPr>
      <w:ins w:id="14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"_Toc128925249"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Reservas.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_Toc128925249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8" w:author="Alejandro André" w:date="2023-03-05T16:13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4924D6A" w14:textId="741A955F" w:rsidR="00520855" w:rsidRDefault="00520855">
      <w:pPr>
        <w:pStyle w:val="TDC2"/>
        <w:rPr>
          <w:ins w:id="149" w:author="Alejandro André" w:date="2023-03-05T16:13:00Z"/>
          <w:rFonts w:eastAsiaTheme="minorEastAsia"/>
          <w:noProof/>
          <w:lang w:eastAsia="es-ES"/>
        </w:rPr>
      </w:pPr>
      <w:ins w:id="15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Búsqueda.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1" w:author="Alejandro André" w:date="2023-03-05T16:13:00Z"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BB0ABE8" w14:textId="696B17BE" w:rsidR="00520855" w:rsidRDefault="00520855">
      <w:pPr>
        <w:pStyle w:val="TDC2"/>
        <w:rPr>
          <w:ins w:id="152" w:author="Alejandro André" w:date="2023-03-05T16:13:00Z"/>
          <w:rFonts w:eastAsiaTheme="minorEastAsia"/>
          <w:noProof/>
          <w:lang w:eastAsia="es-ES"/>
        </w:rPr>
      </w:pPr>
      <w:ins w:id="15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Reserva.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4" w:author="Alejandro André" w:date="2023-03-05T16:13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3BFB94E" w14:textId="3BB817B8" w:rsidR="00520855" w:rsidRDefault="00520855">
      <w:pPr>
        <w:pStyle w:val="TDC2"/>
        <w:rPr>
          <w:ins w:id="155" w:author="Alejandro André" w:date="2023-03-05T16:13:00Z"/>
          <w:rFonts w:eastAsiaTheme="minorEastAsia"/>
          <w:noProof/>
          <w:lang w:eastAsia="es-ES"/>
        </w:rPr>
      </w:pPr>
      <w:ins w:id="15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reserva.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7" w:author="Alejandro André" w:date="2023-03-05T16:13:00Z"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D348687" w14:textId="406C6FCC" w:rsidR="00520855" w:rsidRDefault="00520855">
      <w:pPr>
        <w:pStyle w:val="TDC2"/>
        <w:rPr>
          <w:ins w:id="158" w:author="Alejandro André" w:date="2023-03-05T16:13:00Z"/>
          <w:rFonts w:eastAsiaTheme="minorEastAsia"/>
          <w:noProof/>
          <w:lang w:eastAsia="es-ES"/>
        </w:rPr>
      </w:pPr>
      <w:ins w:id="15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Plazas de reserva.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0" w:author="Alejandro André" w:date="2023-03-05T16:13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319D4CB" w14:textId="024454FE" w:rsidR="00520855" w:rsidRDefault="00520855">
      <w:pPr>
        <w:pStyle w:val="TDC2"/>
        <w:rPr>
          <w:ins w:id="161" w:author="Alejandro André" w:date="2023-03-05T16:13:00Z"/>
          <w:rFonts w:eastAsiaTheme="minorEastAsia"/>
          <w:noProof/>
          <w:lang w:eastAsia="es-ES"/>
        </w:rPr>
      </w:pPr>
      <w:ins w:id="16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Alternativas.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3" w:author="Alejandro André" w:date="2023-03-05T16:13:00Z"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1052B03" w14:textId="71AD5221" w:rsidR="00520855" w:rsidRDefault="00520855">
      <w:pPr>
        <w:pStyle w:val="TDC2"/>
        <w:rPr>
          <w:ins w:id="164" w:author="Alejandro André" w:date="2023-03-05T16:13:00Z"/>
          <w:rFonts w:eastAsiaTheme="minorEastAsia"/>
          <w:noProof/>
          <w:lang w:eastAsia="es-ES"/>
        </w:rPr>
      </w:pPr>
      <w:ins w:id="16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Servicios adicionales.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6" w:author="Alejandro André" w:date="2023-03-05T16:13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E5005EE" w14:textId="0D99A51C" w:rsidR="00520855" w:rsidRDefault="00520855">
      <w:pPr>
        <w:pStyle w:val="TDC2"/>
        <w:rPr>
          <w:ins w:id="167" w:author="Alejandro André" w:date="2023-03-05T16:13:00Z"/>
          <w:rFonts w:eastAsiaTheme="minorEastAsia"/>
          <w:noProof/>
          <w:lang w:eastAsia="es-ES"/>
        </w:rPr>
      </w:pPr>
      <w:ins w:id="16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Precio.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9" w:author="Alejandro André" w:date="2023-03-05T16:13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F004E41" w14:textId="5E4FB5C7" w:rsidR="00520855" w:rsidRDefault="00520855">
      <w:pPr>
        <w:pStyle w:val="TDC2"/>
        <w:rPr>
          <w:ins w:id="170" w:author="Alejandro André" w:date="2023-03-05T16:13:00Z"/>
          <w:rFonts w:eastAsiaTheme="minorEastAsia"/>
          <w:noProof/>
          <w:lang w:eastAsia="es-ES"/>
        </w:rPr>
      </w:pPr>
      <w:ins w:id="17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Check out.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2" w:author="Alejandro André" w:date="2023-03-05T16:13:00Z"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9C708CD" w14:textId="62D6CE58" w:rsidR="00520855" w:rsidRDefault="00520855">
      <w:pPr>
        <w:pStyle w:val="TDC2"/>
        <w:rPr>
          <w:ins w:id="173" w:author="Alejandro André" w:date="2023-03-05T16:13:00Z"/>
          <w:rFonts w:eastAsiaTheme="minorEastAsia"/>
          <w:noProof/>
          <w:lang w:eastAsia="es-ES"/>
        </w:rPr>
      </w:pPr>
      <w:ins w:id="17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Concepto de check out.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5" w:author="Alejandro André" w:date="2023-03-05T16:13:00Z"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3A97D9B" w14:textId="0242C334" w:rsidR="00520855" w:rsidRDefault="00520855">
      <w:pPr>
        <w:pStyle w:val="TDC2"/>
        <w:rPr>
          <w:ins w:id="176" w:author="Alejandro André" w:date="2023-03-05T16:13:00Z"/>
          <w:rFonts w:eastAsiaTheme="minorEastAsia"/>
          <w:noProof/>
          <w:lang w:eastAsia="es-ES"/>
        </w:rPr>
      </w:pPr>
      <w:ins w:id="17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"_Toc128925259"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6.10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check in.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_Toc128925259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8" w:author="Alejandro André" w:date="2023-03-05T16:13:00Z"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8449B0B" w14:textId="2BE82488" w:rsidR="00520855" w:rsidRDefault="00520855">
      <w:pPr>
        <w:pStyle w:val="TDC1"/>
        <w:rPr>
          <w:ins w:id="179" w:author="Alejandro André" w:date="2023-03-05T16:13:00Z"/>
          <w:rFonts w:eastAsiaTheme="minorEastAsia"/>
          <w:noProof/>
          <w:lang w:eastAsia="es-ES"/>
        </w:rPr>
      </w:pPr>
      <w:ins w:id="18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Facturación.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1" w:author="Alejandro André" w:date="2023-03-05T16:13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AFCD907" w14:textId="4371D9D2" w:rsidR="00520855" w:rsidRDefault="00520855">
      <w:pPr>
        <w:pStyle w:val="TDC2"/>
        <w:rPr>
          <w:ins w:id="182" w:author="Alejandro André" w:date="2023-03-05T16:13:00Z"/>
          <w:rFonts w:eastAsiaTheme="minorEastAsia"/>
          <w:noProof/>
          <w:lang w:eastAsia="es-ES"/>
        </w:rPr>
      </w:pPr>
      <w:ins w:id="18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4" w:author="Alejandro André" w:date="2023-03-05T16:13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11EA7D4" w14:textId="0F6E2529" w:rsidR="00520855" w:rsidRDefault="00520855">
      <w:pPr>
        <w:pStyle w:val="TDC2"/>
        <w:rPr>
          <w:ins w:id="185" w:author="Alejandro André" w:date="2023-03-05T16:13:00Z"/>
          <w:rFonts w:eastAsiaTheme="minorEastAsia"/>
          <w:noProof/>
          <w:lang w:eastAsia="es-ES"/>
        </w:rPr>
      </w:pPr>
      <w:ins w:id="18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producto.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7" w:author="Alejandro André" w:date="2023-03-05T16:13:00Z"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0193207" w14:textId="53E57EB5" w:rsidR="00520855" w:rsidRDefault="00520855">
      <w:pPr>
        <w:pStyle w:val="TDC2"/>
        <w:rPr>
          <w:ins w:id="188" w:author="Alejandro André" w:date="2023-03-05T16:13:00Z"/>
          <w:rFonts w:eastAsiaTheme="minorEastAsia"/>
          <w:noProof/>
          <w:lang w:eastAsia="es-ES"/>
        </w:rPr>
      </w:pPr>
      <w:ins w:id="18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Impuesto.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0" w:author="Alejandro André" w:date="2023-03-05T16:13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1A1115B" w14:textId="66C9A66B" w:rsidR="00520855" w:rsidRDefault="00520855">
      <w:pPr>
        <w:pStyle w:val="TDC2"/>
        <w:rPr>
          <w:ins w:id="191" w:author="Alejandro André" w:date="2023-03-05T16:13:00Z"/>
          <w:rFonts w:eastAsiaTheme="minorEastAsia"/>
          <w:noProof/>
          <w:lang w:eastAsia="es-ES"/>
        </w:rPr>
      </w:pPr>
      <w:ins w:id="19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impuesto.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3" w:author="Alejandro André" w:date="2023-03-05T16:13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B23AF98" w14:textId="1B5E14C1" w:rsidR="00520855" w:rsidRDefault="00520855">
      <w:pPr>
        <w:pStyle w:val="TDC2"/>
        <w:rPr>
          <w:ins w:id="194" w:author="Alejandro André" w:date="2023-03-05T16:13:00Z"/>
          <w:rFonts w:eastAsiaTheme="minorEastAsia"/>
          <w:noProof/>
          <w:lang w:eastAsia="es-ES"/>
        </w:rPr>
      </w:pPr>
      <w:ins w:id="19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Factura/Recibo.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6" w:author="Alejandro André" w:date="2023-03-05T16:13:00Z"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3142467" w14:textId="027FA340" w:rsidR="00520855" w:rsidRDefault="00520855">
      <w:pPr>
        <w:pStyle w:val="TDC2"/>
        <w:rPr>
          <w:ins w:id="197" w:author="Alejandro André" w:date="2023-03-05T16:13:00Z"/>
          <w:rFonts w:eastAsiaTheme="minorEastAsia"/>
          <w:noProof/>
          <w:lang w:eastAsia="es-ES"/>
        </w:rPr>
      </w:pPr>
      <w:ins w:id="19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Línea de factura.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9" w:author="Alejandro André" w:date="2023-03-05T16:13:00Z"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6C53027" w14:textId="310A541E" w:rsidR="00520855" w:rsidRDefault="00520855">
      <w:pPr>
        <w:pStyle w:val="TDC2"/>
        <w:rPr>
          <w:ins w:id="200" w:author="Alejandro André" w:date="2023-03-05T16:13:00Z"/>
          <w:rFonts w:eastAsiaTheme="minorEastAsia"/>
          <w:noProof/>
          <w:lang w:eastAsia="es-ES"/>
        </w:rPr>
      </w:pPr>
      <w:ins w:id="20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7.7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Medio de pago.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2" w:author="Alejandro André" w:date="2023-03-05T16:13:00Z"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5D50C80" w14:textId="6D1AE9EF" w:rsidR="00520855" w:rsidRDefault="00520855">
      <w:pPr>
        <w:pStyle w:val="TDC1"/>
        <w:rPr>
          <w:ins w:id="203" w:author="Alejandro André" w:date="2023-03-05T16:13:00Z"/>
          <w:rFonts w:eastAsiaTheme="minorEastAsia"/>
          <w:noProof/>
          <w:lang w:eastAsia="es-ES"/>
        </w:rPr>
      </w:pPr>
      <w:ins w:id="20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5" w:author="Alejandro André" w:date="2023-03-05T16:13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94D7D83" w14:textId="5E077031" w:rsidR="00520855" w:rsidRDefault="00520855">
      <w:pPr>
        <w:pStyle w:val="TDC2"/>
        <w:rPr>
          <w:ins w:id="206" w:author="Alejandro André" w:date="2023-03-05T16:13:00Z"/>
          <w:rFonts w:eastAsiaTheme="minorEastAsia"/>
          <w:noProof/>
          <w:lang w:eastAsia="es-ES"/>
        </w:rPr>
      </w:pPr>
      <w:ins w:id="20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"_Toc128925269"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Etiqueta.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_Toc128925269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8" w:author="Alejandro André" w:date="2023-03-05T16:13:00Z"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CD503D3" w14:textId="4F357DBF" w:rsidR="00520855" w:rsidRDefault="00520855">
      <w:pPr>
        <w:pStyle w:val="TDC2"/>
        <w:rPr>
          <w:ins w:id="209" w:author="Alejandro André" w:date="2023-03-05T16:13:00Z"/>
          <w:rFonts w:eastAsiaTheme="minorEastAsia"/>
          <w:noProof/>
          <w:lang w:eastAsia="es-ES"/>
        </w:rPr>
      </w:pPr>
      <w:ins w:id="21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Media.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1" w:author="Alejandro André" w:date="2023-03-05T16:13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3008B71" w14:textId="541A08D7" w:rsidR="00520855" w:rsidRDefault="00520855">
      <w:pPr>
        <w:pStyle w:val="TDC2"/>
        <w:rPr>
          <w:ins w:id="212" w:author="Alejandro André" w:date="2023-03-05T16:13:00Z"/>
          <w:rFonts w:eastAsiaTheme="minorEastAsia"/>
          <w:noProof/>
          <w:lang w:eastAsia="es-ES"/>
        </w:rPr>
      </w:pPr>
      <w:ins w:id="21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4" w:author="Alejandro André" w:date="2023-03-05T16:13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76F26D6D" w14:textId="597DC4F4" w:rsidR="00520855" w:rsidRDefault="00520855">
      <w:pPr>
        <w:pStyle w:val="TDC2"/>
        <w:rPr>
          <w:ins w:id="215" w:author="Alejandro André" w:date="2023-03-05T16:13:00Z"/>
          <w:rFonts w:eastAsiaTheme="minorEastAsia"/>
          <w:noProof/>
          <w:lang w:eastAsia="es-ES"/>
        </w:rPr>
      </w:pPr>
      <w:ins w:id="21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Pregunta frecuente.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17" w:author="Alejandro André" w:date="2023-03-05T16:13:00Z"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D5CE6B5" w14:textId="43DDA8B6" w:rsidR="00520855" w:rsidRDefault="00520855">
      <w:pPr>
        <w:pStyle w:val="TDC2"/>
        <w:rPr>
          <w:ins w:id="218" w:author="Alejandro André" w:date="2023-03-05T16:13:00Z"/>
          <w:rFonts w:eastAsiaTheme="minorEastAsia"/>
          <w:noProof/>
          <w:lang w:eastAsia="es-ES"/>
        </w:rPr>
      </w:pPr>
      <w:ins w:id="21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Post.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0" w:author="Alejandro André" w:date="2023-03-05T16:13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00B8E31" w14:textId="27DBCF87" w:rsidR="00520855" w:rsidRDefault="00520855">
      <w:pPr>
        <w:pStyle w:val="TDC2"/>
        <w:rPr>
          <w:ins w:id="221" w:author="Alejandro André" w:date="2023-03-05T16:13:00Z"/>
          <w:rFonts w:eastAsiaTheme="minorEastAsia"/>
          <w:noProof/>
          <w:lang w:eastAsia="es-ES"/>
        </w:rPr>
      </w:pPr>
      <w:ins w:id="22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Etiqueta por Post.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3" w:author="Alejandro André" w:date="2023-03-05T16:13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65A9882" w14:textId="385B35AA" w:rsidR="00520855" w:rsidRDefault="00520855">
      <w:pPr>
        <w:pStyle w:val="TDC2"/>
        <w:rPr>
          <w:ins w:id="224" w:author="Alejandro André" w:date="2023-03-05T16:13:00Z"/>
          <w:rFonts w:eastAsiaTheme="minorEastAsia"/>
          <w:noProof/>
          <w:lang w:eastAsia="es-ES"/>
        </w:rPr>
      </w:pPr>
      <w:ins w:id="22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Socio.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6" w:author="Alejandro André" w:date="2023-03-05T16:13:00Z"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C99A198" w14:textId="062F08C2" w:rsidR="00520855" w:rsidRDefault="00520855">
      <w:pPr>
        <w:pStyle w:val="TDC2"/>
        <w:rPr>
          <w:ins w:id="227" w:author="Alejandro André" w:date="2023-03-05T16:13:00Z"/>
          <w:rFonts w:eastAsiaTheme="minorEastAsia"/>
          <w:noProof/>
          <w:lang w:eastAsia="es-ES"/>
        </w:rPr>
      </w:pPr>
      <w:ins w:id="22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ubicación.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29" w:author="Alejandro André" w:date="2023-03-05T16:13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CD9410C" w14:textId="085E6E29" w:rsidR="00520855" w:rsidRDefault="00520855">
      <w:pPr>
        <w:pStyle w:val="TDC2"/>
        <w:rPr>
          <w:ins w:id="230" w:author="Alejandro André" w:date="2023-03-05T16:13:00Z"/>
          <w:rFonts w:eastAsiaTheme="minorEastAsia"/>
          <w:noProof/>
          <w:lang w:eastAsia="es-ES"/>
        </w:rPr>
      </w:pPr>
      <w:ins w:id="23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barrio.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2" w:author="Alejandro André" w:date="2023-03-05T16:13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5A15AE1" w14:textId="334B66F2" w:rsidR="00520855" w:rsidRDefault="00520855">
      <w:pPr>
        <w:pStyle w:val="TDC2"/>
        <w:rPr>
          <w:ins w:id="233" w:author="Alejandro André" w:date="2023-03-05T16:13:00Z"/>
          <w:rFonts w:eastAsiaTheme="minorEastAsia"/>
          <w:noProof/>
          <w:lang w:eastAsia="es-ES"/>
        </w:rPr>
      </w:pPr>
      <w:ins w:id="23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edificio.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5" w:author="Alejandro André" w:date="2023-03-05T16:13:00Z"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A282454" w14:textId="00B957C6" w:rsidR="00520855" w:rsidRDefault="00520855">
      <w:pPr>
        <w:pStyle w:val="TDC2"/>
        <w:rPr>
          <w:ins w:id="236" w:author="Alejandro André" w:date="2023-03-05T16:13:00Z"/>
          <w:rFonts w:eastAsiaTheme="minorEastAsia"/>
          <w:noProof/>
          <w:lang w:eastAsia="es-ES"/>
        </w:rPr>
      </w:pPr>
      <w:ins w:id="23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"_Toc128925279"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recurso.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_Toc128925279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38" w:author="Alejandro André" w:date="2023-03-05T16:13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106AC5E" w14:textId="2C2E6F41" w:rsidR="00520855" w:rsidRDefault="00520855">
      <w:pPr>
        <w:pStyle w:val="TDC2"/>
        <w:rPr>
          <w:ins w:id="239" w:author="Alejandro André" w:date="2023-03-05T16:13:00Z"/>
          <w:rFonts w:eastAsiaTheme="minorEastAsia"/>
          <w:noProof/>
          <w:lang w:eastAsia="es-ES"/>
        </w:rPr>
      </w:pPr>
      <w:ins w:id="24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tipología.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1" w:author="Alejandro André" w:date="2023-03-05T16:13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80F63AC" w14:textId="6275B6EB" w:rsidR="00520855" w:rsidRDefault="00520855">
      <w:pPr>
        <w:pStyle w:val="TDC2"/>
        <w:rPr>
          <w:ins w:id="242" w:author="Alejandro André" w:date="2023-03-05T16:13:00Z"/>
          <w:rFonts w:eastAsiaTheme="minorEastAsia"/>
          <w:noProof/>
          <w:lang w:eastAsia="es-ES"/>
        </w:rPr>
      </w:pPr>
      <w:ins w:id="243" w:author="Alejandro André" w:date="2023-03-05T16:13:00Z">
        <w:r w:rsidRPr="00F15BE5">
          <w:rPr>
            <w:rStyle w:val="Hipervnculo"/>
            <w:noProof/>
          </w:rPr>
          <w:lastRenderedPageBreak/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país.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4" w:author="Alejandro André" w:date="2023-03-05T16:13:00Z"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216F88F0" w14:textId="7E137C29" w:rsidR="00520855" w:rsidRDefault="00520855">
      <w:pPr>
        <w:pStyle w:val="TDC2"/>
        <w:rPr>
          <w:ins w:id="245" w:author="Alejandro André" w:date="2023-03-05T16:13:00Z"/>
          <w:rFonts w:eastAsiaTheme="minorEastAsia"/>
          <w:noProof/>
          <w:lang w:eastAsia="es-ES"/>
        </w:rPr>
      </w:pPr>
      <w:ins w:id="24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8.14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Imagen por provincia.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47" w:author="Alejandro André" w:date="2023-03-05T16:13:00Z"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EE535A7" w14:textId="7D5550D4" w:rsidR="00520855" w:rsidRDefault="00520855">
      <w:pPr>
        <w:pStyle w:val="TDC1"/>
        <w:rPr>
          <w:ins w:id="248" w:author="Alejandro André" w:date="2023-03-05T16:13:00Z"/>
          <w:rFonts w:eastAsiaTheme="minorEastAsia"/>
          <w:noProof/>
          <w:lang w:eastAsia="es-ES"/>
        </w:rPr>
      </w:pPr>
      <w:ins w:id="24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Auxiliares.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0" w:author="Alejandro André" w:date="2023-03-05T16:13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A483909" w14:textId="44C8DC4D" w:rsidR="00520855" w:rsidRDefault="00520855">
      <w:pPr>
        <w:pStyle w:val="TDC2"/>
        <w:rPr>
          <w:ins w:id="251" w:author="Alejandro André" w:date="2023-03-05T16:13:00Z"/>
          <w:rFonts w:eastAsiaTheme="minorEastAsia"/>
          <w:noProof/>
          <w:lang w:eastAsia="es-ES"/>
        </w:rPr>
      </w:pPr>
      <w:ins w:id="252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"_Toc128925284"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9.1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Marca o segmento.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3" w:author="Alejandro André" w:date="2023-03-05T16:13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FC0E14A" w14:textId="3BC0E31F" w:rsidR="00520855" w:rsidRDefault="00520855">
      <w:pPr>
        <w:pStyle w:val="TDC2"/>
        <w:rPr>
          <w:ins w:id="254" w:author="Alejandro André" w:date="2023-03-05T16:13:00Z"/>
          <w:rFonts w:eastAsiaTheme="minorEastAsia"/>
          <w:noProof/>
          <w:lang w:eastAsia="es-ES"/>
        </w:rPr>
      </w:pPr>
      <w:ins w:id="255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"_Toc128925285"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9.2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Escuela / Empresa.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6" w:author="Alejandro André" w:date="2023-03-05T16:13:00Z"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58FB79D" w14:textId="0D50FC27" w:rsidR="00520855" w:rsidRDefault="00520855">
      <w:pPr>
        <w:pStyle w:val="TDC2"/>
        <w:rPr>
          <w:ins w:id="257" w:author="Alejandro André" w:date="2023-03-05T16:13:00Z"/>
          <w:rFonts w:eastAsiaTheme="minorEastAsia"/>
          <w:noProof/>
          <w:lang w:eastAsia="es-ES"/>
        </w:rPr>
      </w:pPr>
      <w:ins w:id="258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"_Toc128925286"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9.3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Parámetros.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59" w:author="Alejandro André" w:date="2023-03-05T16:13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6583D2CE" w14:textId="45ACDD0C" w:rsidR="00520855" w:rsidRDefault="00520855">
      <w:pPr>
        <w:pStyle w:val="TDC2"/>
        <w:rPr>
          <w:ins w:id="260" w:author="Alejandro André" w:date="2023-03-05T16:13:00Z"/>
          <w:rFonts w:eastAsiaTheme="minorEastAsia"/>
          <w:noProof/>
          <w:lang w:eastAsia="es-ES"/>
        </w:rPr>
      </w:pPr>
      <w:ins w:id="261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"_Toc128925287"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9.4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Género.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2" w:author="Alejandro André" w:date="2023-03-05T16:13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D3B21B3" w14:textId="68767051" w:rsidR="00520855" w:rsidRDefault="00520855">
      <w:pPr>
        <w:pStyle w:val="TDC2"/>
        <w:rPr>
          <w:ins w:id="263" w:author="Alejandro André" w:date="2023-03-05T16:13:00Z"/>
          <w:rFonts w:eastAsiaTheme="minorEastAsia"/>
          <w:noProof/>
          <w:lang w:eastAsia="es-ES"/>
        </w:rPr>
      </w:pPr>
      <w:ins w:id="264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"_Toc128925288"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9.5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País.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5" w:author="Alejandro André" w:date="2023-03-05T16:13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308882FB" w14:textId="55BA6144" w:rsidR="00520855" w:rsidRDefault="00520855">
      <w:pPr>
        <w:pStyle w:val="TDC2"/>
        <w:rPr>
          <w:ins w:id="266" w:author="Alejandro André" w:date="2023-03-05T16:13:00Z"/>
          <w:rFonts w:eastAsiaTheme="minorEastAsia"/>
          <w:noProof/>
          <w:lang w:eastAsia="es-ES"/>
        </w:rPr>
      </w:pPr>
      <w:ins w:id="267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"_Toc128925289"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9.6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Provincia.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_Toc128925289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68" w:author="Alejandro André" w:date="2023-03-05T16:13:00Z"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00159E72" w14:textId="7BA208E2" w:rsidR="00520855" w:rsidRDefault="00520855">
      <w:pPr>
        <w:pStyle w:val="TDC2"/>
        <w:rPr>
          <w:ins w:id="269" w:author="Alejandro André" w:date="2023-03-05T16:13:00Z"/>
          <w:rFonts w:eastAsiaTheme="minorEastAsia"/>
          <w:noProof/>
          <w:lang w:eastAsia="es-ES"/>
        </w:rPr>
      </w:pPr>
      <w:ins w:id="270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"_Toc128925290"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9.7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Idioma.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_Toc128925290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1" w:author="Alejandro André" w:date="2023-03-05T16:13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586C24EC" w14:textId="42BA2D70" w:rsidR="00520855" w:rsidRDefault="00520855">
      <w:pPr>
        <w:pStyle w:val="TDC2"/>
        <w:rPr>
          <w:ins w:id="272" w:author="Alejandro André" w:date="2023-03-05T16:13:00Z"/>
          <w:rFonts w:eastAsiaTheme="minorEastAsia"/>
          <w:noProof/>
          <w:lang w:eastAsia="es-ES"/>
        </w:rPr>
      </w:pPr>
      <w:ins w:id="273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"_Toc128925291"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9.8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Tipo de identificación.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_Toc128925291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4" w:author="Alejandro André" w:date="2023-03-05T16:13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7D163B4" w14:textId="1572DC76" w:rsidR="00520855" w:rsidRDefault="00520855">
      <w:pPr>
        <w:pStyle w:val="TDC2"/>
        <w:rPr>
          <w:ins w:id="275" w:author="Alejandro André" w:date="2023-03-05T16:13:00Z"/>
          <w:rFonts w:eastAsiaTheme="minorEastAsia"/>
          <w:noProof/>
          <w:lang w:eastAsia="es-ES"/>
        </w:rPr>
      </w:pPr>
      <w:ins w:id="276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"_Toc128925292"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9.9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Usuario.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_Toc128925292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77" w:author="Alejandro André" w:date="2023-03-05T16:13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46EABC11" w14:textId="294F40FB" w:rsidR="00520855" w:rsidRDefault="00520855">
      <w:pPr>
        <w:pStyle w:val="TDC2"/>
        <w:rPr>
          <w:ins w:id="278" w:author="Alejandro André" w:date="2023-03-05T16:13:00Z"/>
          <w:rFonts w:eastAsiaTheme="minorEastAsia"/>
          <w:noProof/>
          <w:lang w:eastAsia="es-ES"/>
        </w:rPr>
      </w:pPr>
      <w:ins w:id="279" w:author="Alejandro André" w:date="2023-03-05T16:13:00Z">
        <w:r w:rsidRPr="00F15BE5">
          <w:rPr>
            <w:rStyle w:val="Hipervnculo"/>
            <w:noProof/>
          </w:rPr>
          <w:fldChar w:fldCharType="begin"/>
        </w:r>
        <w:r w:rsidRPr="00F15BE5">
          <w:rPr>
            <w:rStyle w:val="Hipervnculo"/>
            <w:noProof/>
          </w:rPr>
          <w:instrText xml:space="preserve"> </w:instrText>
        </w:r>
        <w:r>
          <w:rPr>
            <w:noProof/>
          </w:rPr>
          <w:instrText>HYPERLINK \l "_Toc128925293"</w:instrText>
        </w:r>
        <w:r w:rsidRPr="00F15BE5">
          <w:rPr>
            <w:rStyle w:val="Hipervnculo"/>
            <w:noProof/>
          </w:rPr>
          <w:instrText xml:space="preserve"> </w:instrText>
        </w:r>
        <w:r w:rsidRPr="00F15BE5">
          <w:rPr>
            <w:rStyle w:val="Hipervnculo"/>
            <w:noProof/>
          </w:rPr>
        </w:r>
        <w:r w:rsidRPr="00F15BE5">
          <w:rPr>
            <w:rStyle w:val="Hipervnculo"/>
            <w:noProof/>
          </w:rPr>
          <w:fldChar w:fldCharType="separate"/>
        </w:r>
        <w:r w:rsidRPr="00F15BE5">
          <w:rPr>
            <w:rStyle w:val="Hipervnculo"/>
            <w:noProof/>
          </w:rPr>
          <w:t>9.10</w:t>
        </w:r>
        <w:r>
          <w:rPr>
            <w:rFonts w:eastAsiaTheme="minorEastAsia"/>
            <w:noProof/>
            <w:lang w:eastAsia="es-ES"/>
          </w:rPr>
          <w:tab/>
        </w:r>
        <w:r w:rsidRPr="00F15BE5">
          <w:rPr>
            <w:rStyle w:val="Hipervnculo"/>
            <w:noProof/>
          </w:rPr>
          <w:t>Rol.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_Toc128925293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80" w:author="Alejandro André" w:date="2023-03-05T16:13:00Z"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  <w:r w:rsidRPr="00F15BE5">
          <w:rPr>
            <w:rStyle w:val="Hipervnculo"/>
            <w:noProof/>
          </w:rPr>
          <w:fldChar w:fldCharType="end"/>
        </w:r>
      </w:ins>
    </w:p>
    <w:p w14:paraId="19756505" w14:textId="363DC38D" w:rsidR="001F41BE" w:rsidDel="00520855" w:rsidRDefault="001F41BE">
      <w:pPr>
        <w:pStyle w:val="TDC1"/>
        <w:rPr>
          <w:del w:id="281" w:author="Alejandro André" w:date="2023-03-05T16:13:00Z"/>
          <w:rFonts w:eastAsiaTheme="minorEastAsia"/>
          <w:noProof/>
          <w:lang w:eastAsia="es-ES"/>
        </w:rPr>
      </w:pPr>
      <w:del w:id="282" w:author="Alejandro André" w:date="2023-03-05T16:13:00Z">
        <w:r w:rsidRPr="00520855" w:rsidDel="00520855">
          <w:rPr>
            <w:rPrChange w:id="283" w:author="Alejandro André" w:date="2023-03-05T16:13:00Z">
              <w:rPr>
                <w:rStyle w:val="Hipervnculo"/>
                <w:noProof/>
              </w:rPr>
            </w:rPrChange>
          </w:rPr>
          <w:delText>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284" w:author="Alejandro André" w:date="2023-03-05T16:13:00Z">
              <w:rPr>
                <w:rStyle w:val="Hipervnculo"/>
                <w:noProof/>
              </w:rPr>
            </w:rPrChange>
          </w:rPr>
          <w:delText>Introducción.</w:delText>
        </w:r>
        <w:r w:rsidDel="00520855">
          <w:rPr>
            <w:noProof/>
            <w:webHidden/>
          </w:rPr>
          <w:tab/>
          <w:delText>6</w:delText>
        </w:r>
      </w:del>
    </w:p>
    <w:p w14:paraId="47B141BD" w14:textId="308D8AD9" w:rsidR="001F41BE" w:rsidDel="00520855" w:rsidRDefault="001F41BE">
      <w:pPr>
        <w:pStyle w:val="TDC1"/>
        <w:rPr>
          <w:del w:id="285" w:author="Alejandro André" w:date="2023-03-05T16:13:00Z"/>
          <w:rFonts w:eastAsiaTheme="minorEastAsia"/>
          <w:noProof/>
          <w:lang w:eastAsia="es-ES"/>
        </w:rPr>
      </w:pPr>
      <w:del w:id="286" w:author="Alejandro André" w:date="2023-03-05T16:13:00Z">
        <w:r w:rsidRPr="00520855" w:rsidDel="00520855">
          <w:rPr>
            <w:rPrChange w:id="287" w:author="Alejandro André" w:date="2023-03-05T16:13:00Z">
              <w:rPr>
                <w:rStyle w:val="Hipervnculo"/>
                <w:noProof/>
              </w:rPr>
            </w:rPrChange>
          </w:rPr>
          <w:delText>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288" w:author="Alejandro André" w:date="2023-03-05T16:13:00Z">
              <w:rPr>
                <w:rStyle w:val="Hipervnculo"/>
                <w:noProof/>
              </w:rPr>
            </w:rPrChange>
          </w:rPr>
          <w:delText>Usuarios/Actores.</w:delText>
        </w:r>
        <w:r w:rsidDel="00520855">
          <w:rPr>
            <w:noProof/>
            <w:webHidden/>
          </w:rPr>
          <w:tab/>
          <w:delText>7</w:delText>
        </w:r>
      </w:del>
    </w:p>
    <w:p w14:paraId="7633D017" w14:textId="15BC1CB2" w:rsidR="001F41BE" w:rsidDel="00520855" w:rsidRDefault="001F41BE" w:rsidP="00520855">
      <w:pPr>
        <w:pStyle w:val="TDC2"/>
        <w:rPr>
          <w:del w:id="289" w:author="Alejandro André" w:date="2023-03-05T16:13:00Z"/>
          <w:rFonts w:eastAsiaTheme="minorEastAsia"/>
          <w:noProof/>
          <w:lang w:eastAsia="es-ES"/>
        </w:rPr>
      </w:pPr>
      <w:del w:id="290" w:author="Alejandro André" w:date="2023-03-05T16:13:00Z">
        <w:r w:rsidRPr="00520855" w:rsidDel="00520855">
          <w:rPr>
            <w:rPrChange w:id="291" w:author="Alejandro André" w:date="2023-03-05T16:13:00Z">
              <w:rPr>
                <w:rStyle w:val="Hipervnculo"/>
                <w:noProof/>
              </w:rPr>
            </w:rPrChange>
          </w:rPr>
          <w:delText>1.1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292" w:author="Alejandro André" w:date="2023-03-05T16:13:00Z">
              <w:rPr>
                <w:rStyle w:val="Hipervnculo"/>
                <w:noProof/>
              </w:rPr>
            </w:rPrChange>
          </w:rPr>
          <w:delText>Proveedor: Propietario, Empresa de servicios.</w:delText>
        </w:r>
        <w:r w:rsidDel="00520855">
          <w:rPr>
            <w:noProof/>
            <w:webHidden/>
          </w:rPr>
          <w:tab/>
          <w:delText>8</w:delText>
        </w:r>
      </w:del>
    </w:p>
    <w:p w14:paraId="3CC2F9CB" w14:textId="1BBA1A13" w:rsidR="001F41BE" w:rsidDel="00520855" w:rsidRDefault="001F41BE" w:rsidP="00520855">
      <w:pPr>
        <w:pStyle w:val="TDC2"/>
        <w:rPr>
          <w:del w:id="293" w:author="Alejandro André" w:date="2023-03-05T16:13:00Z"/>
          <w:rFonts w:eastAsiaTheme="minorEastAsia"/>
          <w:noProof/>
          <w:lang w:eastAsia="es-ES"/>
        </w:rPr>
      </w:pPr>
      <w:del w:id="294" w:author="Alejandro André" w:date="2023-03-05T16:13:00Z">
        <w:r w:rsidRPr="00520855" w:rsidDel="00520855">
          <w:rPr>
            <w:rPrChange w:id="295" w:author="Alejandro André" w:date="2023-03-05T16:13:00Z">
              <w:rPr>
                <w:rStyle w:val="Hipervnculo"/>
                <w:noProof/>
              </w:rPr>
            </w:rPrChange>
          </w:rPr>
          <w:delText>1.2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296" w:author="Alejandro André" w:date="2023-03-05T16:13:00Z">
              <w:rPr>
                <w:rStyle w:val="Hipervnculo"/>
                <w:noProof/>
              </w:rPr>
            </w:rPrChange>
          </w:rPr>
          <w:delText>Contacto de proveedor.</w:delText>
        </w:r>
        <w:r w:rsidDel="00520855">
          <w:rPr>
            <w:noProof/>
            <w:webHidden/>
          </w:rPr>
          <w:tab/>
          <w:delText>9</w:delText>
        </w:r>
      </w:del>
    </w:p>
    <w:p w14:paraId="1EF5A8E8" w14:textId="0D2AB5F2" w:rsidR="001F41BE" w:rsidDel="00520855" w:rsidRDefault="001F41BE" w:rsidP="00520855">
      <w:pPr>
        <w:pStyle w:val="TDC2"/>
        <w:rPr>
          <w:del w:id="297" w:author="Alejandro André" w:date="2023-03-05T16:13:00Z"/>
          <w:rFonts w:eastAsiaTheme="minorEastAsia"/>
          <w:noProof/>
          <w:lang w:eastAsia="es-ES"/>
        </w:rPr>
      </w:pPr>
      <w:del w:id="298" w:author="Alejandro André" w:date="2023-03-05T16:13:00Z">
        <w:r w:rsidRPr="00520855" w:rsidDel="00520855">
          <w:rPr>
            <w:rPrChange w:id="299" w:author="Alejandro André" w:date="2023-03-05T16:13:00Z">
              <w:rPr>
                <w:rStyle w:val="Hipervnculo"/>
                <w:noProof/>
              </w:rPr>
            </w:rPrChange>
          </w:rPr>
          <w:delText>1.3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00" w:author="Alejandro André" w:date="2023-03-05T16:13:00Z">
              <w:rPr>
                <w:rStyle w:val="Hipervnculo"/>
                <w:noProof/>
              </w:rPr>
            </w:rPrChange>
          </w:rPr>
          <w:delText>Tipos de proveedores.</w:delText>
        </w:r>
        <w:r w:rsidDel="00520855">
          <w:rPr>
            <w:noProof/>
            <w:webHidden/>
          </w:rPr>
          <w:tab/>
          <w:delText>9</w:delText>
        </w:r>
      </w:del>
    </w:p>
    <w:p w14:paraId="515D7CAF" w14:textId="4E4F4146" w:rsidR="001F41BE" w:rsidDel="00520855" w:rsidRDefault="001F41BE" w:rsidP="00520855">
      <w:pPr>
        <w:pStyle w:val="TDC2"/>
        <w:rPr>
          <w:del w:id="301" w:author="Alejandro André" w:date="2023-03-05T16:13:00Z"/>
          <w:rFonts w:eastAsiaTheme="minorEastAsia"/>
          <w:noProof/>
          <w:lang w:eastAsia="es-ES"/>
        </w:rPr>
      </w:pPr>
      <w:del w:id="302" w:author="Alejandro André" w:date="2023-03-05T16:13:00Z">
        <w:r w:rsidRPr="00520855" w:rsidDel="00520855">
          <w:rPr>
            <w:rPrChange w:id="303" w:author="Alejandro André" w:date="2023-03-05T16:13:00Z">
              <w:rPr>
                <w:rStyle w:val="Hipervnculo"/>
                <w:noProof/>
              </w:rPr>
            </w:rPrChange>
          </w:rPr>
          <w:delText>1.4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04" w:author="Alejandro André" w:date="2023-03-05T16:13:00Z">
              <w:rPr>
                <w:rStyle w:val="Hipervnculo"/>
                <w:noProof/>
              </w:rPr>
            </w:rPrChange>
          </w:rPr>
          <w:delText>Cliente: Solicitante, Inquilino/Residente, Pagador.</w:delText>
        </w:r>
        <w:r w:rsidDel="00520855">
          <w:rPr>
            <w:noProof/>
            <w:webHidden/>
          </w:rPr>
          <w:tab/>
          <w:delText>10</w:delText>
        </w:r>
      </w:del>
    </w:p>
    <w:p w14:paraId="0A852C74" w14:textId="243100B5" w:rsidR="001F41BE" w:rsidDel="00520855" w:rsidRDefault="001F41BE" w:rsidP="00520855">
      <w:pPr>
        <w:pStyle w:val="TDC2"/>
        <w:rPr>
          <w:del w:id="305" w:author="Alejandro André" w:date="2023-03-05T16:13:00Z"/>
          <w:rFonts w:eastAsiaTheme="minorEastAsia"/>
          <w:noProof/>
          <w:lang w:eastAsia="es-ES"/>
        </w:rPr>
      </w:pPr>
      <w:del w:id="306" w:author="Alejandro André" w:date="2023-03-05T16:13:00Z">
        <w:r w:rsidRPr="00520855" w:rsidDel="00520855">
          <w:rPr>
            <w:rPrChange w:id="307" w:author="Alejandro André" w:date="2023-03-05T16:13:00Z">
              <w:rPr>
                <w:rStyle w:val="Hipervnculo"/>
                <w:noProof/>
              </w:rPr>
            </w:rPrChange>
          </w:rPr>
          <w:delText>1.5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08" w:author="Alejandro André" w:date="2023-03-05T16:13:00Z">
              <w:rPr>
                <w:rStyle w:val="Hipervnculo"/>
                <w:noProof/>
              </w:rPr>
            </w:rPrChange>
          </w:rPr>
          <w:delText>Contacto de cliente.</w:delText>
        </w:r>
        <w:r w:rsidDel="00520855">
          <w:rPr>
            <w:noProof/>
            <w:webHidden/>
          </w:rPr>
          <w:tab/>
          <w:delText>11</w:delText>
        </w:r>
      </w:del>
    </w:p>
    <w:p w14:paraId="320720AE" w14:textId="704AD88B" w:rsidR="001F41BE" w:rsidDel="00520855" w:rsidRDefault="001F41BE" w:rsidP="00520855">
      <w:pPr>
        <w:pStyle w:val="TDC2"/>
        <w:rPr>
          <w:del w:id="309" w:author="Alejandro André" w:date="2023-03-05T16:13:00Z"/>
          <w:rFonts w:eastAsiaTheme="minorEastAsia"/>
          <w:noProof/>
          <w:lang w:eastAsia="es-ES"/>
        </w:rPr>
      </w:pPr>
      <w:del w:id="310" w:author="Alejandro André" w:date="2023-03-05T16:13:00Z">
        <w:r w:rsidRPr="00520855" w:rsidDel="00520855">
          <w:rPr>
            <w:rPrChange w:id="311" w:author="Alejandro André" w:date="2023-03-05T16:13:00Z">
              <w:rPr>
                <w:rStyle w:val="Hipervnculo"/>
                <w:noProof/>
              </w:rPr>
            </w:rPrChange>
          </w:rPr>
          <w:delText>1.6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12" w:author="Alejandro André" w:date="2023-03-05T16:13:00Z">
              <w:rPr>
                <w:rStyle w:val="Hipervnculo"/>
                <w:noProof/>
              </w:rPr>
            </w:rPrChange>
          </w:rPr>
          <w:delText>Estado/Tipo de cliente.</w:delText>
        </w:r>
        <w:r w:rsidDel="00520855">
          <w:rPr>
            <w:noProof/>
            <w:webHidden/>
          </w:rPr>
          <w:tab/>
          <w:delText>11</w:delText>
        </w:r>
      </w:del>
    </w:p>
    <w:p w14:paraId="567D7213" w14:textId="1F0BEBD0" w:rsidR="001F41BE" w:rsidDel="00520855" w:rsidRDefault="001F41BE" w:rsidP="00520855">
      <w:pPr>
        <w:pStyle w:val="TDC2"/>
        <w:rPr>
          <w:del w:id="313" w:author="Alejandro André" w:date="2023-03-05T16:13:00Z"/>
          <w:rFonts w:eastAsiaTheme="minorEastAsia"/>
          <w:noProof/>
          <w:lang w:eastAsia="es-ES"/>
        </w:rPr>
      </w:pPr>
      <w:del w:id="314" w:author="Alejandro André" w:date="2023-03-05T16:13:00Z">
        <w:r w:rsidRPr="00520855" w:rsidDel="00520855">
          <w:rPr>
            <w:rPrChange w:id="315" w:author="Alejandro André" w:date="2023-03-05T16:13:00Z">
              <w:rPr>
                <w:rStyle w:val="Hipervnculo"/>
                <w:noProof/>
              </w:rPr>
            </w:rPrChange>
          </w:rPr>
          <w:delText>1.7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16" w:author="Alejandro André" w:date="2023-03-05T16:13:00Z">
              <w:rPr>
                <w:rStyle w:val="Hipervnculo"/>
                <w:noProof/>
              </w:rPr>
            </w:rPrChange>
          </w:rPr>
          <w:delText>Estado de residente.</w:delText>
        </w:r>
        <w:r w:rsidDel="00520855">
          <w:rPr>
            <w:noProof/>
            <w:webHidden/>
          </w:rPr>
          <w:tab/>
          <w:delText>11</w:delText>
        </w:r>
      </w:del>
    </w:p>
    <w:p w14:paraId="258E2BF4" w14:textId="25956103" w:rsidR="001F41BE" w:rsidDel="00520855" w:rsidRDefault="001F41BE" w:rsidP="00520855">
      <w:pPr>
        <w:pStyle w:val="TDC2"/>
        <w:rPr>
          <w:del w:id="317" w:author="Alejandro André" w:date="2023-03-05T16:13:00Z"/>
          <w:rFonts w:eastAsiaTheme="minorEastAsia"/>
          <w:noProof/>
          <w:lang w:eastAsia="es-ES"/>
        </w:rPr>
      </w:pPr>
      <w:del w:id="318" w:author="Alejandro André" w:date="2023-03-05T16:13:00Z">
        <w:r w:rsidRPr="00520855" w:rsidDel="00520855">
          <w:rPr>
            <w:rPrChange w:id="319" w:author="Alejandro André" w:date="2023-03-05T16:13:00Z">
              <w:rPr>
                <w:rStyle w:val="Hipervnculo"/>
                <w:noProof/>
              </w:rPr>
            </w:rPrChange>
          </w:rPr>
          <w:delText>1.8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20" w:author="Alejandro André" w:date="2023-03-05T16:13:00Z">
              <w:rPr>
                <w:rStyle w:val="Hipervnculo"/>
                <w:noProof/>
              </w:rPr>
            </w:rPrChange>
          </w:rPr>
          <w:delText>Tipo de contacto.</w:delText>
        </w:r>
        <w:r w:rsidDel="00520855">
          <w:rPr>
            <w:noProof/>
            <w:webHidden/>
          </w:rPr>
          <w:tab/>
          <w:delText>11</w:delText>
        </w:r>
      </w:del>
    </w:p>
    <w:p w14:paraId="5A38FC71" w14:textId="14E1F584" w:rsidR="001F41BE" w:rsidDel="00520855" w:rsidRDefault="001F41BE" w:rsidP="00520855">
      <w:pPr>
        <w:pStyle w:val="TDC2"/>
        <w:rPr>
          <w:del w:id="321" w:author="Alejandro André" w:date="2023-03-05T16:13:00Z"/>
          <w:rFonts w:eastAsiaTheme="minorEastAsia"/>
          <w:noProof/>
          <w:lang w:eastAsia="es-ES"/>
        </w:rPr>
      </w:pPr>
      <w:del w:id="322" w:author="Alejandro André" w:date="2023-03-05T16:13:00Z">
        <w:r w:rsidRPr="00520855" w:rsidDel="00520855">
          <w:rPr>
            <w:rPrChange w:id="323" w:author="Alejandro André" w:date="2023-03-05T16:13:00Z">
              <w:rPr>
                <w:rStyle w:val="Hipervnculo"/>
                <w:noProof/>
              </w:rPr>
            </w:rPrChange>
          </w:rPr>
          <w:delText>1.9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24" w:author="Alejandro André" w:date="2023-03-05T16:13:00Z">
              <w:rPr>
                <w:rStyle w:val="Hipervnculo"/>
                <w:noProof/>
              </w:rPr>
            </w:rPrChange>
          </w:rPr>
          <w:delText>Motivo.</w:delText>
        </w:r>
        <w:r w:rsidDel="00520855">
          <w:rPr>
            <w:noProof/>
            <w:webHidden/>
          </w:rPr>
          <w:tab/>
          <w:delText>12</w:delText>
        </w:r>
      </w:del>
    </w:p>
    <w:p w14:paraId="57395BDB" w14:textId="18F4A64E" w:rsidR="001F41BE" w:rsidDel="00520855" w:rsidRDefault="001F41BE" w:rsidP="00520855">
      <w:pPr>
        <w:pStyle w:val="TDC2"/>
        <w:rPr>
          <w:del w:id="325" w:author="Alejandro André" w:date="2023-03-05T16:13:00Z"/>
          <w:rFonts w:eastAsiaTheme="minorEastAsia"/>
          <w:noProof/>
          <w:lang w:eastAsia="es-ES"/>
        </w:rPr>
      </w:pPr>
      <w:del w:id="326" w:author="Alejandro André" w:date="2023-03-05T16:13:00Z">
        <w:r w:rsidRPr="00520855" w:rsidDel="00520855">
          <w:rPr>
            <w:rPrChange w:id="327" w:author="Alejandro André" w:date="2023-03-05T16:13:00Z">
              <w:rPr>
                <w:rStyle w:val="Hipervnculo"/>
                <w:noProof/>
              </w:rPr>
            </w:rPrChange>
          </w:rPr>
          <w:delText>1.10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28" w:author="Alejandro André" w:date="2023-03-05T16:13:00Z">
              <w:rPr>
                <w:rStyle w:val="Hipervnculo"/>
                <w:noProof/>
              </w:rPr>
            </w:rPrChange>
          </w:rPr>
          <w:delText>Administrador.</w:delText>
        </w:r>
        <w:r w:rsidDel="00520855">
          <w:rPr>
            <w:noProof/>
            <w:webHidden/>
          </w:rPr>
          <w:tab/>
          <w:delText>12</w:delText>
        </w:r>
      </w:del>
    </w:p>
    <w:p w14:paraId="4E85D479" w14:textId="05663E01" w:rsidR="001F41BE" w:rsidDel="00520855" w:rsidRDefault="001F41BE">
      <w:pPr>
        <w:pStyle w:val="TDC1"/>
        <w:rPr>
          <w:del w:id="329" w:author="Alejandro André" w:date="2023-03-05T16:13:00Z"/>
          <w:rFonts w:eastAsiaTheme="minorEastAsia"/>
          <w:noProof/>
          <w:lang w:eastAsia="es-ES"/>
        </w:rPr>
      </w:pPr>
      <w:del w:id="330" w:author="Alejandro André" w:date="2023-03-05T16:13:00Z">
        <w:r w:rsidRPr="00520855" w:rsidDel="00520855">
          <w:rPr>
            <w:rPrChange w:id="331" w:author="Alejandro André" w:date="2023-03-05T16:13:00Z">
              <w:rPr>
                <w:rStyle w:val="Hipervnculo"/>
                <w:noProof/>
              </w:rPr>
            </w:rPrChange>
          </w:rPr>
          <w:delText>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32" w:author="Alejandro André" w:date="2023-03-05T16:13:00Z">
              <w:rPr>
                <w:rStyle w:val="Hipervnculo"/>
                <w:noProof/>
              </w:rPr>
            </w:rPrChange>
          </w:rPr>
          <w:delText>Documentación.</w:delText>
        </w:r>
        <w:r w:rsidDel="00520855">
          <w:rPr>
            <w:noProof/>
            <w:webHidden/>
          </w:rPr>
          <w:tab/>
          <w:delText>13</w:delText>
        </w:r>
      </w:del>
    </w:p>
    <w:p w14:paraId="7F34FFB8" w14:textId="306B82DB" w:rsidR="001F41BE" w:rsidDel="00520855" w:rsidRDefault="001F41BE" w:rsidP="00520855">
      <w:pPr>
        <w:pStyle w:val="TDC2"/>
        <w:rPr>
          <w:del w:id="333" w:author="Alejandro André" w:date="2023-03-05T16:13:00Z"/>
          <w:rFonts w:eastAsiaTheme="minorEastAsia"/>
          <w:noProof/>
          <w:lang w:eastAsia="es-ES"/>
        </w:rPr>
      </w:pPr>
      <w:del w:id="334" w:author="Alejandro André" w:date="2023-03-05T16:13:00Z">
        <w:r w:rsidRPr="00520855" w:rsidDel="00520855">
          <w:rPr>
            <w:rPrChange w:id="335" w:author="Alejandro André" w:date="2023-03-05T16:13:00Z">
              <w:rPr>
                <w:rStyle w:val="Hipervnculo"/>
                <w:noProof/>
              </w:rPr>
            </w:rPrChange>
          </w:rPr>
          <w:delText>2.1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36" w:author="Alejandro André" w:date="2023-03-05T16:13:00Z">
              <w:rPr>
                <w:rStyle w:val="Hipervnculo"/>
                <w:noProof/>
              </w:rPr>
            </w:rPrChange>
          </w:rPr>
          <w:delText>Documento de cliente.</w:delText>
        </w:r>
        <w:r w:rsidDel="00520855">
          <w:rPr>
            <w:noProof/>
            <w:webHidden/>
          </w:rPr>
          <w:tab/>
          <w:delText>13</w:delText>
        </w:r>
      </w:del>
    </w:p>
    <w:p w14:paraId="2F4326E9" w14:textId="2CCAE9CD" w:rsidR="001F41BE" w:rsidDel="00520855" w:rsidRDefault="001F41BE" w:rsidP="00520855">
      <w:pPr>
        <w:pStyle w:val="TDC2"/>
        <w:rPr>
          <w:del w:id="337" w:author="Alejandro André" w:date="2023-03-05T16:13:00Z"/>
          <w:rFonts w:eastAsiaTheme="minorEastAsia"/>
          <w:noProof/>
          <w:lang w:eastAsia="es-ES"/>
        </w:rPr>
      </w:pPr>
      <w:del w:id="338" w:author="Alejandro André" w:date="2023-03-05T16:13:00Z">
        <w:r w:rsidRPr="00520855" w:rsidDel="00520855">
          <w:rPr>
            <w:rPrChange w:id="339" w:author="Alejandro André" w:date="2023-03-05T16:13:00Z">
              <w:rPr>
                <w:rStyle w:val="Hipervnculo"/>
                <w:noProof/>
              </w:rPr>
            </w:rPrChange>
          </w:rPr>
          <w:delText>2.2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40" w:author="Alejandro André" w:date="2023-03-05T16:13:00Z">
              <w:rPr>
                <w:rStyle w:val="Hipervnculo"/>
                <w:noProof/>
              </w:rPr>
            </w:rPrChange>
          </w:rPr>
          <w:delText>Tipo de documento de cliente.</w:delText>
        </w:r>
        <w:r w:rsidDel="00520855">
          <w:rPr>
            <w:noProof/>
            <w:webHidden/>
          </w:rPr>
          <w:tab/>
          <w:delText>14</w:delText>
        </w:r>
      </w:del>
    </w:p>
    <w:p w14:paraId="3E38963B" w14:textId="42B1A4E5" w:rsidR="001F41BE" w:rsidDel="00520855" w:rsidRDefault="001F41BE" w:rsidP="00520855">
      <w:pPr>
        <w:pStyle w:val="TDC2"/>
        <w:rPr>
          <w:del w:id="341" w:author="Alejandro André" w:date="2023-03-05T16:13:00Z"/>
          <w:rFonts w:eastAsiaTheme="minorEastAsia"/>
          <w:noProof/>
          <w:lang w:eastAsia="es-ES"/>
        </w:rPr>
      </w:pPr>
      <w:del w:id="342" w:author="Alejandro André" w:date="2023-03-05T16:13:00Z">
        <w:r w:rsidRPr="00520855" w:rsidDel="00520855">
          <w:rPr>
            <w:rPrChange w:id="343" w:author="Alejandro André" w:date="2023-03-05T16:13:00Z">
              <w:rPr>
                <w:rStyle w:val="Hipervnculo"/>
                <w:noProof/>
              </w:rPr>
            </w:rPrChange>
          </w:rPr>
          <w:delText>2.3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44" w:author="Alejandro André" w:date="2023-03-05T16:13:00Z">
              <w:rPr>
                <w:rStyle w:val="Hipervnculo"/>
                <w:noProof/>
              </w:rPr>
            </w:rPrChange>
          </w:rPr>
          <w:delText>Documento de proveedor.</w:delText>
        </w:r>
        <w:r w:rsidDel="00520855">
          <w:rPr>
            <w:noProof/>
            <w:webHidden/>
          </w:rPr>
          <w:tab/>
          <w:delText>14</w:delText>
        </w:r>
      </w:del>
    </w:p>
    <w:p w14:paraId="1BE82A41" w14:textId="71F4AC59" w:rsidR="001F41BE" w:rsidDel="00520855" w:rsidRDefault="001F41BE" w:rsidP="00520855">
      <w:pPr>
        <w:pStyle w:val="TDC2"/>
        <w:rPr>
          <w:del w:id="345" w:author="Alejandro André" w:date="2023-03-05T16:13:00Z"/>
          <w:rFonts w:eastAsiaTheme="minorEastAsia"/>
          <w:noProof/>
          <w:lang w:eastAsia="es-ES"/>
        </w:rPr>
      </w:pPr>
      <w:del w:id="346" w:author="Alejandro André" w:date="2023-03-05T16:13:00Z">
        <w:r w:rsidRPr="00520855" w:rsidDel="00520855">
          <w:rPr>
            <w:rPrChange w:id="347" w:author="Alejandro André" w:date="2023-03-05T16:13:00Z">
              <w:rPr>
                <w:rStyle w:val="Hipervnculo"/>
                <w:noProof/>
              </w:rPr>
            </w:rPrChange>
          </w:rPr>
          <w:delText>2.4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48" w:author="Alejandro André" w:date="2023-03-05T16:13:00Z">
              <w:rPr>
                <w:rStyle w:val="Hipervnculo"/>
                <w:noProof/>
              </w:rPr>
            </w:rPrChange>
          </w:rPr>
          <w:delText>Tipo de documento de proveedor.</w:delText>
        </w:r>
        <w:r w:rsidDel="00520855">
          <w:rPr>
            <w:noProof/>
            <w:webHidden/>
          </w:rPr>
          <w:tab/>
          <w:delText>14</w:delText>
        </w:r>
      </w:del>
    </w:p>
    <w:p w14:paraId="34A9CAC4" w14:textId="505230C1" w:rsidR="001F41BE" w:rsidDel="00520855" w:rsidRDefault="001F41BE" w:rsidP="00520855">
      <w:pPr>
        <w:pStyle w:val="TDC2"/>
        <w:rPr>
          <w:del w:id="349" w:author="Alejandro André" w:date="2023-03-05T16:13:00Z"/>
          <w:rFonts w:eastAsiaTheme="minorEastAsia"/>
          <w:noProof/>
          <w:lang w:eastAsia="es-ES"/>
        </w:rPr>
      </w:pPr>
      <w:del w:id="350" w:author="Alejandro André" w:date="2023-03-05T16:13:00Z">
        <w:r w:rsidRPr="00520855" w:rsidDel="00520855">
          <w:rPr>
            <w:rPrChange w:id="351" w:author="Alejandro André" w:date="2023-03-05T16:13:00Z">
              <w:rPr>
                <w:rStyle w:val="Hipervnculo"/>
                <w:noProof/>
              </w:rPr>
            </w:rPrChange>
          </w:rPr>
          <w:delText>2.5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52" w:author="Alejandro André" w:date="2023-03-05T16:13:00Z">
              <w:rPr>
                <w:rStyle w:val="Hipervnculo"/>
                <w:noProof/>
              </w:rPr>
            </w:rPrChange>
          </w:rPr>
          <w:delText>Plantillas de contrato.</w:delText>
        </w:r>
        <w:r w:rsidDel="00520855">
          <w:rPr>
            <w:noProof/>
            <w:webHidden/>
          </w:rPr>
          <w:tab/>
          <w:delText>15</w:delText>
        </w:r>
      </w:del>
    </w:p>
    <w:p w14:paraId="70D4A228" w14:textId="692E800D" w:rsidR="001F41BE" w:rsidDel="00520855" w:rsidRDefault="001F41BE">
      <w:pPr>
        <w:pStyle w:val="TDC1"/>
        <w:rPr>
          <w:del w:id="353" w:author="Alejandro André" w:date="2023-03-05T16:13:00Z"/>
          <w:rFonts w:eastAsiaTheme="minorEastAsia"/>
          <w:noProof/>
          <w:lang w:eastAsia="es-ES"/>
        </w:rPr>
      </w:pPr>
      <w:del w:id="354" w:author="Alejandro André" w:date="2023-03-05T16:13:00Z">
        <w:r w:rsidRPr="00520855" w:rsidDel="00520855">
          <w:rPr>
            <w:rPrChange w:id="355" w:author="Alejandro André" w:date="2023-03-05T16:13:00Z">
              <w:rPr>
                <w:rStyle w:val="Hipervnculo"/>
                <w:noProof/>
              </w:rPr>
            </w:rPrChange>
          </w:rPr>
          <w:delText>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56" w:author="Alejandro André" w:date="2023-03-05T16:13:00Z">
              <w:rPr>
                <w:rStyle w:val="Hipervnculo"/>
                <w:noProof/>
              </w:rPr>
            </w:rPrChange>
          </w:rPr>
          <w:delText>Recursos.</w:delText>
        </w:r>
        <w:r w:rsidDel="00520855">
          <w:rPr>
            <w:noProof/>
            <w:webHidden/>
          </w:rPr>
          <w:tab/>
          <w:delText>16</w:delText>
        </w:r>
      </w:del>
    </w:p>
    <w:p w14:paraId="285DDA62" w14:textId="0FD3583F" w:rsidR="001F41BE" w:rsidDel="00520855" w:rsidRDefault="001F41BE" w:rsidP="00520855">
      <w:pPr>
        <w:pStyle w:val="TDC2"/>
        <w:rPr>
          <w:del w:id="357" w:author="Alejandro André" w:date="2023-03-05T16:13:00Z"/>
          <w:rFonts w:eastAsiaTheme="minorEastAsia"/>
          <w:noProof/>
          <w:lang w:eastAsia="es-ES"/>
        </w:rPr>
      </w:pPr>
      <w:del w:id="358" w:author="Alejandro André" w:date="2023-03-05T16:13:00Z">
        <w:r w:rsidRPr="00520855" w:rsidDel="00520855">
          <w:rPr>
            <w:rPrChange w:id="359" w:author="Alejandro André" w:date="2023-03-05T16:13:00Z">
              <w:rPr>
                <w:rStyle w:val="Hipervnculo"/>
                <w:noProof/>
              </w:rPr>
            </w:rPrChange>
          </w:rPr>
          <w:delText>3.1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60" w:author="Alejandro André" w:date="2023-03-05T16:13:00Z">
              <w:rPr>
                <w:rStyle w:val="Hipervnculo"/>
                <w:noProof/>
              </w:rPr>
            </w:rPrChange>
          </w:rPr>
          <w:delText>Ubicación.</w:delText>
        </w:r>
        <w:r w:rsidDel="00520855">
          <w:rPr>
            <w:noProof/>
            <w:webHidden/>
          </w:rPr>
          <w:tab/>
          <w:delText>16</w:delText>
        </w:r>
      </w:del>
    </w:p>
    <w:p w14:paraId="338FB333" w14:textId="1548FEEB" w:rsidR="001F41BE" w:rsidDel="00520855" w:rsidRDefault="001F41BE" w:rsidP="00520855">
      <w:pPr>
        <w:pStyle w:val="TDC2"/>
        <w:rPr>
          <w:del w:id="361" w:author="Alejandro André" w:date="2023-03-05T16:13:00Z"/>
          <w:rFonts w:eastAsiaTheme="minorEastAsia"/>
          <w:noProof/>
          <w:lang w:eastAsia="es-ES"/>
        </w:rPr>
      </w:pPr>
      <w:del w:id="362" w:author="Alejandro André" w:date="2023-03-05T16:13:00Z">
        <w:r w:rsidRPr="00520855" w:rsidDel="00520855">
          <w:rPr>
            <w:rPrChange w:id="363" w:author="Alejandro André" w:date="2023-03-05T16:13:00Z">
              <w:rPr>
                <w:rStyle w:val="Hipervnculo"/>
                <w:noProof/>
              </w:rPr>
            </w:rPrChange>
          </w:rPr>
          <w:delText>3.2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64" w:author="Alejandro André" w:date="2023-03-05T16:13:00Z">
              <w:rPr>
                <w:rStyle w:val="Hipervnculo"/>
                <w:noProof/>
              </w:rPr>
            </w:rPrChange>
          </w:rPr>
          <w:delText>Barrio.</w:delText>
        </w:r>
        <w:r w:rsidDel="00520855">
          <w:rPr>
            <w:noProof/>
            <w:webHidden/>
          </w:rPr>
          <w:tab/>
          <w:delText>17</w:delText>
        </w:r>
      </w:del>
    </w:p>
    <w:p w14:paraId="2ADA7DF3" w14:textId="79636859" w:rsidR="001F41BE" w:rsidDel="00520855" w:rsidRDefault="001F41BE" w:rsidP="00520855">
      <w:pPr>
        <w:pStyle w:val="TDC2"/>
        <w:rPr>
          <w:del w:id="365" w:author="Alejandro André" w:date="2023-03-05T16:13:00Z"/>
          <w:rFonts w:eastAsiaTheme="minorEastAsia"/>
          <w:noProof/>
          <w:lang w:eastAsia="es-ES"/>
        </w:rPr>
      </w:pPr>
      <w:del w:id="366" w:author="Alejandro André" w:date="2023-03-05T16:13:00Z">
        <w:r w:rsidRPr="00520855" w:rsidDel="00520855">
          <w:rPr>
            <w:rPrChange w:id="367" w:author="Alejandro André" w:date="2023-03-05T16:13:00Z">
              <w:rPr>
                <w:rStyle w:val="Hipervnculo"/>
                <w:noProof/>
              </w:rPr>
            </w:rPrChange>
          </w:rPr>
          <w:delText>3.3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68" w:author="Alejandro André" w:date="2023-03-05T16:13:00Z">
              <w:rPr>
                <w:rStyle w:val="Hipervnculo"/>
                <w:noProof/>
              </w:rPr>
            </w:rPrChange>
          </w:rPr>
          <w:delText>Edificio.</w:delText>
        </w:r>
        <w:r w:rsidDel="00520855">
          <w:rPr>
            <w:noProof/>
            <w:webHidden/>
          </w:rPr>
          <w:tab/>
          <w:delText>17</w:delText>
        </w:r>
      </w:del>
    </w:p>
    <w:p w14:paraId="1B1EA5A0" w14:textId="1151EA83" w:rsidR="001F41BE" w:rsidDel="00520855" w:rsidRDefault="001F41BE" w:rsidP="00520855">
      <w:pPr>
        <w:pStyle w:val="TDC2"/>
        <w:rPr>
          <w:del w:id="369" w:author="Alejandro André" w:date="2023-03-05T16:13:00Z"/>
          <w:rFonts w:eastAsiaTheme="minorEastAsia"/>
          <w:noProof/>
          <w:lang w:eastAsia="es-ES"/>
        </w:rPr>
      </w:pPr>
      <w:del w:id="370" w:author="Alejandro André" w:date="2023-03-05T16:13:00Z">
        <w:r w:rsidRPr="00520855" w:rsidDel="00520855">
          <w:rPr>
            <w:rPrChange w:id="371" w:author="Alejandro André" w:date="2023-03-05T16:13:00Z">
              <w:rPr>
                <w:rStyle w:val="Hipervnculo"/>
                <w:noProof/>
              </w:rPr>
            </w:rPrChange>
          </w:rPr>
          <w:delText>3.4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72" w:author="Alejandro André" w:date="2023-03-05T16:13:00Z">
              <w:rPr>
                <w:rStyle w:val="Hipervnculo"/>
                <w:noProof/>
              </w:rPr>
            </w:rPrChange>
          </w:rPr>
          <w:delText>Tipo de edificio.</w:delText>
        </w:r>
        <w:r w:rsidDel="00520855">
          <w:rPr>
            <w:noProof/>
            <w:webHidden/>
          </w:rPr>
          <w:tab/>
          <w:delText>18</w:delText>
        </w:r>
      </w:del>
    </w:p>
    <w:p w14:paraId="01C4B682" w14:textId="63B76F2E" w:rsidR="001F41BE" w:rsidDel="00520855" w:rsidRDefault="001F41BE" w:rsidP="00520855">
      <w:pPr>
        <w:pStyle w:val="TDC2"/>
        <w:rPr>
          <w:del w:id="373" w:author="Alejandro André" w:date="2023-03-05T16:13:00Z"/>
          <w:rFonts w:eastAsiaTheme="minorEastAsia"/>
          <w:noProof/>
          <w:lang w:eastAsia="es-ES"/>
        </w:rPr>
      </w:pPr>
      <w:del w:id="374" w:author="Alejandro André" w:date="2023-03-05T16:13:00Z">
        <w:r w:rsidRPr="00520855" w:rsidDel="00520855">
          <w:rPr>
            <w:rPrChange w:id="375" w:author="Alejandro André" w:date="2023-03-05T16:13:00Z">
              <w:rPr>
                <w:rStyle w:val="Hipervnculo"/>
                <w:noProof/>
              </w:rPr>
            </w:rPrChange>
          </w:rPr>
          <w:delText>3.5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76" w:author="Alejandro André" w:date="2023-03-05T16:13:00Z">
              <w:rPr>
                <w:rStyle w:val="Hipervnculo"/>
                <w:noProof/>
              </w:rPr>
            </w:rPrChange>
          </w:rPr>
          <w:delText>Tipo de servicio.</w:delText>
        </w:r>
        <w:r w:rsidDel="00520855">
          <w:rPr>
            <w:noProof/>
            <w:webHidden/>
          </w:rPr>
          <w:tab/>
          <w:delText>18</w:delText>
        </w:r>
      </w:del>
    </w:p>
    <w:p w14:paraId="729A425C" w14:textId="238D414D" w:rsidR="001F41BE" w:rsidDel="00520855" w:rsidRDefault="001F41BE" w:rsidP="00520855">
      <w:pPr>
        <w:pStyle w:val="TDC2"/>
        <w:rPr>
          <w:del w:id="377" w:author="Alejandro André" w:date="2023-03-05T16:13:00Z"/>
          <w:rFonts w:eastAsiaTheme="minorEastAsia"/>
          <w:noProof/>
          <w:lang w:eastAsia="es-ES"/>
        </w:rPr>
      </w:pPr>
      <w:del w:id="378" w:author="Alejandro André" w:date="2023-03-05T16:13:00Z">
        <w:r w:rsidRPr="00520855" w:rsidDel="00520855">
          <w:rPr>
            <w:rPrChange w:id="379" w:author="Alejandro André" w:date="2023-03-05T16:13:00Z">
              <w:rPr>
                <w:rStyle w:val="Hipervnculo"/>
                <w:noProof/>
              </w:rPr>
            </w:rPrChange>
          </w:rPr>
          <w:delText>3.6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80" w:author="Alejandro André" w:date="2023-03-05T16:13:00Z">
              <w:rPr>
                <w:rStyle w:val="Hipervnculo"/>
                <w:noProof/>
              </w:rPr>
            </w:rPrChange>
          </w:rPr>
          <w:delText>Servicio por edificio.</w:delText>
        </w:r>
        <w:r w:rsidDel="00520855">
          <w:rPr>
            <w:noProof/>
            <w:webHidden/>
          </w:rPr>
          <w:tab/>
          <w:delText>18</w:delText>
        </w:r>
      </w:del>
    </w:p>
    <w:p w14:paraId="22F0B8EA" w14:textId="152C57A1" w:rsidR="001F41BE" w:rsidDel="00520855" w:rsidRDefault="001F41BE" w:rsidP="00520855">
      <w:pPr>
        <w:pStyle w:val="TDC2"/>
        <w:rPr>
          <w:del w:id="381" w:author="Alejandro André" w:date="2023-03-05T16:13:00Z"/>
          <w:rFonts w:eastAsiaTheme="minorEastAsia"/>
          <w:noProof/>
          <w:lang w:eastAsia="es-ES"/>
        </w:rPr>
      </w:pPr>
      <w:del w:id="382" w:author="Alejandro André" w:date="2023-03-05T16:13:00Z">
        <w:r w:rsidRPr="00520855" w:rsidDel="00520855">
          <w:rPr>
            <w:rPrChange w:id="383" w:author="Alejandro André" w:date="2023-03-05T16:13:00Z">
              <w:rPr>
                <w:rStyle w:val="Hipervnculo"/>
                <w:noProof/>
              </w:rPr>
            </w:rPrChange>
          </w:rPr>
          <w:delText>3.7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84" w:author="Alejandro André" w:date="2023-03-05T16:13:00Z">
              <w:rPr>
                <w:rStyle w:val="Hipervnculo"/>
                <w:noProof/>
              </w:rPr>
            </w:rPrChange>
          </w:rPr>
          <w:delText>Tipo de transporte.</w:delText>
        </w:r>
        <w:r w:rsidDel="00520855">
          <w:rPr>
            <w:noProof/>
            <w:webHidden/>
          </w:rPr>
          <w:tab/>
          <w:delText>19</w:delText>
        </w:r>
      </w:del>
    </w:p>
    <w:p w14:paraId="07F2AC5F" w14:textId="0F28827A" w:rsidR="001F41BE" w:rsidDel="00520855" w:rsidRDefault="001F41BE" w:rsidP="00520855">
      <w:pPr>
        <w:pStyle w:val="TDC2"/>
        <w:rPr>
          <w:del w:id="385" w:author="Alejandro André" w:date="2023-03-05T16:13:00Z"/>
          <w:rFonts w:eastAsiaTheme="minorEastAsia"/>
          <w:noProof/>
          <w:lang w:eastAsia="es-ES"/>
        </w:rPr>
      </w:pPr>
      <w:del w:id="386" w:author="Alejandro André" w:date="2023-03-05T16:13:00Z">
        <w:r w:rsidRPr="00520855" w:rsidDel="00520855">
          <w:rPr>
            <w:rPrChange w:id="387" w:author="Alejandro André" w:date="2023-03-05T16:13:00Z">
              <w:rPr>
                <w:rStyle w:val="Hipervnculo"/>
                <w:noProof/>
              </w:rPr>
            </w:rPrChange>
          </w:rPr>
          <w:delText>3.8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88" w:author="Alejandro André" w:date="2023-03-05T16:13:00Z">
              <w:rPr>
                <w:rStyle w:val="Hipervnculo"/>
                <w:noProof/>
              </w:rPr>
            </w:rPrChange>
          </w:rPr>
          <w:delText>Transporte por edificio.</w:delText>
        </w:r>
        <w:r w:rsidDel="00520855">
          <w:rPr>
            <w:noProof/>
            <w:webHidden/>
          </w:rPr>
          <w:tab/>
          <w:delText>19</w:delText>
        </w:r>
      </w:del>
    </w:p>
    <w:p w14:paraId="03CB774E" w14:textId="0D2440DE" w:rsidR="001F41BE" w:rsidDel="00520855" w:rsidRDefault="001F41BE" w:rsidP="00520855">
      <w:pPr>
        <w:pStyle w:val="TDC2"/>
        <w:rPr>
          <w:del w:id="389" w:author="Alejandro André" w:date="2023-03-05T16:13:00Z"/>
          <w:rFonts w:eastAsiaTheme="minorEastAsia"/>
          <w:noProof/>
          <w:lang w:eastAsia="es-ES"/>
        </w:rPr>
      </w:pPr>
      <w:del w:id="390" w:author="Alejandro André" w:date="2023-03-05T16:13:00Z">
        <w:r w:rsidRPr="00520855" w:rsidDel="00520855">
          <w:rPr>
            <w:rPrChange w:id="391" w:author="Alejandro André" w:date="2023-03-05T16:13:00Z">
              <w:rPr>
                <w:rStyle w:val="Hipervnculo"/>
                <w:noProof/>
              </w:rPr>
            </w:rPrChange>
          </w:rPr>
          <w:delText>3.9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92" w:author="Alejandro André" w:date="2023-03-05T16:13:00Z">
              <w:rPr>
                <w:rStyle w:val="Hipervnculo"/>
                <w:noProof/>
              </w:rPr>
            </w:rPrChange>
          </w:rPr>
          <w:delText>Recurso.</w:delText>
        </w:r>
        <w:r w:rsidDel="00520855">
          <w:rPr>
            <w:noProof/>
            <w:webHidden/>
          </w:rPr>
          <w:tab/>
          <w:delText>21</w:delText>
        </w:r>
      </w:del>
    </w:p>
    <w:p w14:paraId="2FACA70E" w14:textId="28F5B32D" w:rsidR="001F41BE" w:rsidDel="00520855" w:rsidRDefault="001F41BE" w:rsidP="00520855">
      <w:pPr>
        <w:pStyle w:val="TDC2"/>
        <w:rPr>
          <w:del w:id="393" w:author="Alejandro André" w:date="2023-03-05T16:13:00Z"/>
          <w:rFonts w:eastAsiaTheme="minorEastAsia"/>
          <w:noProof/>
          <w:lang w:eastAsia="es-ES"/>
        </w:rPr>
      </w:pPr>
      <w:del w:id="394" w:author="Alejandro André" w:date="2023-03-05T16:13:00Z">
        <w:r w:rsidRPr="00520855" w:rsidDel="00520855">
          <w:rPr>
            <w:rPrChange w:id="395" w:author="Alejandro André" w:date="2023-03-05T16:13:00Z">
              <w:rPr>
                <w:rStyle w:val="Hipervnculo"/>
                <w:noProof/>
              </w:rPr>
            </w:rPrChange>
          </w:rPr>
          <w:delText>3.10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396" w:author="Alejandro André" w:date="2023-03-05T16:13:00Z">
              <w:rPr>
                <w:rStyle w:val="Hipervnculo"/>
                <w:noProof/>
              </w:rPr>
            </w:rPrChange>
          </w:rPr>
          <w:delText>Estado.</w:delText>
        </w:r>
        <w:r w:rsidDel="00520855">
          <w:rPr>
            <w:noProof/>
            <w:webHidden/>
          </w:rPr>
          <w:tab/>
          <w:delText>22</w:delText>
        </w:r>
      </w:del>
    </w:p>
    <w:p w14:paraId="0D919503" w14:textId="5871C85F" w:rsidR="001F41BE" w:rsidDel="00520855" w:rsidRDefault="001F41BE" w:rsidP="00520855">
      <w:pPr>
        <w:pStyle w:val="TDC2"/>
        <w:rPr>
          <w:del w:id="397" w:author="Alejandro André" w:date="2023-03-05T16:13:00Z"/>
          <w:rFonts w:eastAsiaTheme="minorEastAsia"/>
          <w:noProof/>
          <w:lang w:eastAsia="es-ES"/>
        </w:rPr>
      </w:pPr>
      <w:del w:id="398" w:author="Alejandro André" w:date="2023-03-05T16:13:00Z">
        <w:r w:rsidRPr="00520855" w:rsidDel="00520855">
          <w:rPr>
            <w:rPrChange w:id="399" w:author="Alejandro André" w:date="2023-03-05T16:13:00Z">
              <w:rPr>
                <w:rStyle w:val="Hipervnculo"/>
                <w:noProof/>
              </w:rPr>
            </w:rPrChange>
          </w:rPr>
          <w:delText>3.11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00" w:author="Alejandro André" w:date="2023-03-05T16:13:00Z">
              <w:rPr>
                <w:rStyle w:val="Hipervnculo"/>
                <w:noProof/>
              </w:rPr>
            </w:rPrChange>
          </w:rPr>
          <w:delText>Tipología de piso.</w:delText>
        </w:r>
        <w:r w:rsidDel="00520855">
          <w:rPr>
            <w:noProof/>
            <w:webHidden/>
          </w:rPr>
          <w:tab/>
          <w:delText>22</w:delText>
        </w:r>
      </w:del>
    </w:p>
    <w:p w14:paraId="250E4E29" w14:textId="222CEA21" w:rsidR="001F41BE" w:rsidDel="00520855" w:rsidRDefault="001F41BE" w:rsidP="00520855">
      <w:pPr>
        <w:pStyle w:val="TDC2"/>
        <w:rPr>
          <w:del w:id="401" w:author="Alejandro André" w:date="2023-03-05T16:13:00Z"/>
          <w:rFonts w:eastAsiaTheme="minorEastAsia"/>
          <w:noProof/>
          <w:lang w:eastAsia="es-ES"/>
        </w:rPr>
      </w:pPr>
      <w:del w:id="402" w:author="Alejandro André" w:date="2023-03-05T16:13:00Z">
        <w:r w:rsidRPr="00520855" w:rsidDel="00520855">
          <w:rPr>
            <w:rPrChange w:id="403" w:author="Alejandro André" w:date="2023-03-05T16:13:00Z">
              <w:rPr>
                <w:rStyle w:val="Hipervnculo"/>
                <w:noProof/>
              </w:rPr>
            </w:rPrChange>
          </w:rPr>
          <w:delText>3.12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04" w:author="Alejandro André" w:date="2023-03-05T16:13:00Z">
              <w:rPr>
                <w:rStyle w:val="Hipervnculo"/>
                <w:noProof/>
              </w:rPr>
            </w:rPrChange>
          </w:rPr>
          <w:delText>Tipología de habitación.</w:delText>
        </w:r>
        <w:r w:rsidDel="00520855">
          <w:rPr>
            <w:noProof/>
            <w:webHidden/>
          </w:rPr>
          <w:tab/>
          <w:delText>22</w:delText>
        </w:r>
      </w:del>
    </w:p>
    <w:p w14:paraId="30D94BF8" w14:textId="4CBDF226" w:rsidR="001F41BE" w:rsidDel="00520855" w:rsidRDefault="001F41BE" w:rsidP="00520855">
      <w:pPr>
        <w:pStyle w:val="TDC2"/>
        <w:rPr>
          <w:del w:id="405" w:author="Alejandro André" w:date="2023-03-05T16:13:00Z"/>
          <w:rFonts w:eastAsiaTheme="minorEastAsia"/>
          <w:noProof/>
          <w:lang w:eastAsia="es-ES"/>
        </w:rPr>
      </w:pPr>
      <w:del w:id="406" w:author="Alejandro André" w:date="2023-03-05T16:13:00Z">
        <w:r w:rsidRPr="00520855" w:rsidDel="00520855">
          <w:rPr>
            <w:rPrChange w:id="407" w:author="Alejandro André" w:date="2023-03-05T16:13:00Z">
              <w:rPr>
                <w:rStyle w:val="Hipervnculo"/>
                <w:noProof/>
              </w:rPr>
            </w:rPrChange>
          </w:rPr>
          <w:delText>3.13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08" w:author="Alejandro André" w:date="2023-03-05T16:13:00Z">
              <w:rPr>
                <w:rStyle w:val="Hipervnculo"/>
                <w:noProof/>
              </w:rPr>
            </w:rPrChange>
          </w:rPr>
          <w:delText>Tipos de características.</w:delText>
        </w:r>
        <w:r w:rsidDel="00520855">
          <w:rPr>
            <w:noProof/>
            <w:webHidden/>
          </w:rPr>
          <w:tab/>
          <w:delText>23</w:delText>
        </w:r>
      </w:del>
    </w:p>
    <w:p w14:paraId="1B44311A" w14:textId="59702D61" w:rsidR="001F41BE" w:rsidDel="00520855" w:rsidRDefault="001F41BE" w:rsidP="00520855">
      <w:pPr>
        <w:pStyle w:val="TDC2"/>
        <w:rPr>
          <w:del w:id="409" w:author="Alejandro André" w:date="2023-03-05T16:13:00Z"/>
          <w:rFonts w:eastAsiaTheme="minorEastAsia"/>
          <w:noProof/>
          <w:lang w:eastAsia="es-ES"/>
        </w:rPr>
      </w:pPr>
      <w:del w:id="410" w:author="Alejandro André" w:date="2023-03-05T16:13:00Z">
        <w:r w:rsidRPr="00520855" w:rsidDel="00520855">
          <w:rPr>
            <w:rPrChange w:id="411" w:author="Alejandro André" w:date="2023-03-05T16:13:00Z">
              <w:rPr>
                <w:rStyle w:val="Hipervnculo"/>
                <w:noProof/>
              </w:rPr>
            </w:rPrChange>
          </w:rPr>
          <w:delText>3.14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12" w:author="Alejandro André" w:date="2023-03-05T16:13:00Z">
              <w:rPr>
                <w:rStyle w:val="Hipervnculo"/>
                <w:noProof/>
              </w:rPr>
            </w:rPrChange>
          </w:rPr>
          <w:delText>Características.</w:delText>
        </w:r>
        <w:r w:rsidDel="00520855">
          <w:rPr>
            <w:noProof/>
            <w:webHidden/>
          </w:rPr>
          <w:tab/>
          <w:delText>23</w:delText>
        </w:r>
      </w:del>
    </w:p>
    <w:p w14:paraId="221C7B47" w14:textId="7C49C529" w:rsidR="001F41BE" w:rsidDel="00520855" w:rsidRDefault="001F41BE" w:rsidP="00520855">
      <w:pPr>
        <w:pStyle w:val="TDC2"/>
        <w:rPr>
          <w:del w:id="413" w:author="Alejandro André" w:date="2023-03-05T16:13:00Z"/>
          <w:rFonts w:eastAsiaTheme="minorEastAsia"/>
          <w:noProof/>
          <w:lang w:eastAsia="es-ES"/>
        </w:rPr>
      </w:pPr>
      <w:del w:id="414" w:author="Alejandro André" w:date="2023-03-05T16:13:00Z">
        <w:r w:rsidRPr="00520855" w:rsidDel="00520855">
          <w:rPr>
            <w:rPrChange w:id="415" w:author="Alejandro André" w:date="2023-03-05T16:13:00Z">
              <w:rPr>
                <w:rStyle w:val="Hipervnculo"/>
                <w:noProof/>
              </w:rPr>
            </w:rPrChange>
          </w:rPr>
          <w:delText>3.15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16" w:author="Alejandro André" w:date="2023-03-05T16:13:00Z">
              <w:rPr>
                <w:rStyle w:val="Hipervnculo"/>
                <w:noProof/>
              </w:rPr>
            </w:rPrChange>
          </w:rPr>
          <w:delText>Tipo de documento de recurso.</w:delText>
        </w:r>
        <w:r w:rsidDel="00520855">
          <w:rPr>
            <w:noProof/>
            <w:webHidden/>
          </w:rPr>
          <w:tab/>
          <w:delText>23</w:delText>
        </w:r>
      </w:del>
    </w:p>
    <w:p w14:paraId="39B21B8D" w14:textId="03958F33" w:rsidR="001F41BE" w:rsidDel="00520855" w:rsidRDefault="001F41BE" w:rsidP="00520855">
      <w:pPr>
        <w:pStyle w:val="TDC2"/>
        <w:rPr>
          <w:del w:id="417" w:author="Alejandro André" w:date="2023-03-05T16:13:00Z"/>
          <w:rFonts w:eastAsiaTheme="minorEastAsia"/>
          <w:noProof/>
          <w:lang w:eastAsia="es-ES"/>
        </w:rPr>
      </w:pPr>
      <w:del w:id="418" w:author="Alejandro André" w:date="2023-03-05T16:13:00Z">
        <w:r w:rsidRPr="00520855" w:rsidDel="00520855">
          <w:rPr>
            <w:rPrChange w:id="419" w:author="Alejandro André" w:date="2023-03-05T16:13:00Z">
              <w:rPr>
                <w:rStyle w:val="Hipervnculo"/>
                <w:noProof/>
              </w:rPr>
            </w:rPrChange>
          </w:rPr>
          <w:delText>3.16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20" w:author="Alejandro André" w:date="2023-03-05T16:13:00Z">
              <w:rPr>
                <w:rStyle w:val="Hipervnculo"/>
                <w:noProof/>
              </w:rPr>
            </w:rPrChange>
          </w:rPr>
          <w:delText>Documento de recurso.</w:delText>
        </w:r>
        <w:r w:rsidDel="00520855">
          <w:rPr>
            <w:noProof/>
            <w:webHidden/>
          </w:rPr>
          <w:tab/>
          <w:delText>24</w:delText>
        </w:r>
      </w:del>
    </w:p>
    <w:p w14:paraId="00D7B204" w14:textId="585A9064" w:rsidR="001F41BE" w:rsidDel="00520855" w:rsidRDefault="001F41BE" w:rsidP="00520855">
      <w:pPr>
        <w:pStyle w:val="TDC2"/>
        <w:rPr>
          <w:del w:id="421" w:author="Alejandro André" w:date="2023-03-05T16:13:00Z"/>
          <w:rFonts w:eastAsiaTheme="minorEastAsia"/>
          <w:noProof/>
          <w:lang w:eastAsia="es-ES"/>
        </w:rPr>
      </w:pPr>
      <w:del w:id="422" w:author="Alejandro André" w:date="2023-03-05T16:13:00Z">
        <w:r w:rsidRPr="00520855" w:rsidDel="00520855">
          <w:rPr>
            <w:rPrChange w:id="423" w:author="Alejandro André" w:date="2023-03-05T16:13:00Z">
              <w:rPr>
                <w:rStyle w:val="Hipervnculo"/>
                <w:noProof/>
              </w:rPr>
            </w:rPrChange>
          </w:rPr>
          <w:delText>3.17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24" w:author="Alejandro André" w:date="2023-03-05T16:13:00Z">
              <w:rPr>
                <w:rStyle w:val="Hipervnculo"/>
                <w:noProof/>
              </w:rPr>
            </w:rPrChange>
          </w:rPr>
          <w:delText>Tipo de inventario.</w:delText>
        </w:r>
        <w:r w:rsidDel="00520855">
          <w:rPr>
            <w:noProof/>
            <w:webHidden/>
          </w:rPr>
          <w:tab/>
          <w:delText>24</w:delText>
        </w:r>
      </w:del>
    </w:p>
    <w:p w14:paraId="6DD4E2FF" w14:textId="411C0DF0" w:rsidR="001F41BE" w:rsidDel="00520855" w:rsidRDefault="001F41BE" w:rsidP="00520855">
      <w:pPr>
        <w:pStyle w:val="TDC2"/>
        <w:rPr>
          <w:del w:id="425" w:author="Alejandro André" w:date="2023-03-05T16:13:00Z"/>
          <w:rFonts w:eastAsiaTheme="minorEastAsia"/>
          <w:noProof/>
          <w:lang w:eastAsia="es-ES"/>
        </w:rPr>
      </w:pPr>
      <w:del w:id="426" w:author="Alejandro André" w:date="2023-03-05T16:13:00Z">
        <w:r w:rsidRPr="00520855" w:rsidDel="00520855">
          <w:rPr>
            <w:rPrChange w:id="427" w:author="Alejandro André" w:date="2023-03-05T16:13:00Z">
              <w:rPr>
                <w:rStyle w:val="Hipervnculo"/>
                <w:noProof/>
              </w:rPr>
            </w:rPrChange>
          </w:rPr>
          <w:delText>3.18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28" w:author="Alejandro André" w:date="2023-03-05T16:13:00Z">
              <w:rPr>
                <w:rStyle w:val="Hipervnculo"/>
                <w:noProof/>
              </w:rPr>
            </w:rPrChange>
          </w:rPr>
          <w:delText>Zona de inventario.</w:delText>
        </w:r>
        <w:r w:rsidDel="00520855">
          <w:rPr>
            <w:noProof/>
            <w:webHidden/>
          </w:rPr>
          <w:tab/>
          <w:delText>24</w:delText>
        </w:r>
      </w:del>
    </w:p>
    <w:p w14:paraId="1B153C8A" w14:textId="5C9D6C5C" w:rsidR="001F41BE" w:rsidDel="00520855" w:rsidRDefault="001F41BE" w:rsidP="00520855">
      <w:pPr>
        <w:pStyle w:val="TDC2"/>
        <w:rPr>
          <w:del w:id="429" w:author="Alejandro André" w:date="2023-03-05T16:13:00Z"/>
          <w:rFonts w:eastAsiaTheme="minorEastAsia"/>
          <w:noProof/>
          <w:lang w:eastAsia="es-ES"/>
        </w:rPr>
      </w:pPr>
      <w:del w:id="430" w:author="Alejandro André" w:date="2023-03-05T16:13:00Z">
        <w:r w:rsidRPr="00520855" w:rsidDel="00520855">
          <w:rPr>
            <w:rPrChange w:id="431" w:author="Alejandro André" w:date="2023-03-05T16:13:00Z">
              <w:rPr>
                <w:rStyle w:val="Hipervnculo"/>
                <w:noProof/>
              </w:rPr>
            </w:rPrChange>
          </w:rPr>
          <w:delText>3.19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32" w:author="Alejandro André" w:date="2023-03-05T16:13:00Z">
              <w:rPr>
                <w:rStyle w:val="Hipervnculo"/>
                <w:noProof/>
              </w:rPr>
            </w:rPrChange>
          </w:rPr>
          <w:delText>Inventario por recurso.</w:delText>
        </w:r>
        <w:r w:rsidDel="00520855">
          <w:rPr>
            <w:noProof/>
            <w:webHidden/>
          </w:rPr>
          <w:tab/>
          <w:delText>25</w:delText>
        </w:r>
      </w:del>
    </w:p>
    <w:p w14:paraId="18C0285E" w14:textId="4D2CD1AE" w:rsidR="001F41BE" w:rsidDel="00520855" w:rsidRDefault="001F41BE" w:rsidP="00520855">
      <w:pPr>
        <w:pStyle w:val="TDC2"/>
        <w:rPr>
          <w:del w:id="433" w:author="Alejandro André" w:date="2023-03-05T16:13:00Z"/>
          <w:rFonts w:eastAsiaTheme="minorEastAsia"/>
          <w:noProof/>
          <w:lang w:eastAsia="es-ES"/>
        </w:rPr>
      </w:pPr>
      <w:del w:id="434" w:author="Alejandro André" w:date="2023-03-05T16:13:00Z">
        <w:r w:rsidRPr="00520855" w:rsidDel="00520855">
          <w:rPr>
            <w:rPrChange w:id="435" w:author="Alejandro André" w:date="2023-03-05T16:13:00Z">
              <w:rPr>
                <w:rStyle w:val="Hipervnculo"/>
                <w:noProof/>
              </w:rPr>
            </w:rPrChange>
          </w:rPr>
          <w:delText>3.20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36" w:author="Alejandro André" w:date="2023-03-05T16:13:00Z">
              <w:rPr>
                <w:rStyle w:val="Hipervnculo"/>
                <w:noProof/>
              </w:rPr>
            </w:rPrChange>
          </w:rPr>
          <w:delText>Tipo de documento de edificio.</w:delText>
        </w:r>
        <w:r w:rsidDel="00520855">
          <w:rPr>
            <w:noProof/>
            <w:webHidden/>
          </w:rPr>
          <w:tab/>
          <w:delText>25</w:delText>
        </w:r>
      </w:del>
    </w:p>
    <w:p w14:paraId="1ED95466" w14:textId="6C3F770C" w:rsidR="001F41BE" w:rsidDel="00520855" w:rsidRDefault="001F41BE" w:rsidP="00520855">
      <w:pPr>
        <w:pStyle w:val="TDC2"/>
        <w:rPr>
          <w:del w:id="437" w:author="Alejandro André" w:date="2023-03-05T16:13:00Z"/>
          <w:rFonts w:eastAsiaTheme="minorEastAsia"/>
          <w:noProof/>
          <w:lang w:eastAsia="es-ES"/>
        </w:rPr>
      </w:pPr>
      <w:del w:id="438" w:author="Alejandro André" w:date="2023-03-05T16:13:00Z">
        <w:r w:rsidRPr="00520855" w:rsidDel="00520855">
          <w:rPr>
            <w:rPrChange w:id="439" w:author="Alejandro André" w:date="2023-03-05T16:13:00Z">
              <w:rPr>
                <w:rStyle w:val="Hipervnculo"/>
                <w:noProof/>
              </w:rPr>
            </w:rPrChange>
          </w:rPr>
          <w:delText>3.21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40" w:author="Alejandro André" w:date="2023-03-05T16:13:00Z">
              <w:rPr>
                <w:rStyle w:val="Hipervnculo"/>
                <w:noProof/>
              </w:rPr>
            </w:rPrChange>
          </w:rPr>
          <w:delText>Documento de edificio.</w:delText>
        </w:r>
        <w:r w:rsidDel="00520855">
          <w:rPr>
            <w:noProof/>
            <w:webHidden/>
          </w:rPr>
          <w:tab/>
          <w:delText>25</w:delText>
        </w:r>
      </w:del>
    </w:p>
    <w:p w14:paraId="12879404" w14:textId="55D308F8" w:rsidR="001F41BE" w:rsidDel="00520855" w:rsidRDefault="001F41BE">
      <w:pPr>
        <w:pStyle w:val="TDC1"/>
        <w:rPr>
          <w:del w:id="441" w:author="Alejandro André" w:date="2023-03-05T16:13:00Z"/>
          <w:rFonts w:eastAsiaTheme="minorEastAsia"/>
          <w:noProof/>
          <w:lang w:eastAsia="es-ES"/>
        </w:rPr>
      </w:pPr>
      <w:del w:id="442" w:author="Alejandro André" w:date="2023-03-05T16:13:00Z">
        <w:r w:rsidRPr="00520855" w:rsidDel="00520855">
          <w:rPr>
            <w:rPrChange w:id="443" w:author="Alejandro André" w:date="2023-03-05T16:13:00Z">
              <w:rPr>
                <w:rStyle w:val="Hipervnculo"/>
                <w:noProof/>
              </w:rPr>
            </w:rPrChange>
          </w:rPr>
          <w:delText>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44" w:author="Alejandro André" w:date="2023-03-05T16:13:00Z">
              <w:rPr>
                <w:rStyle w:val="Hipervnculo"/>
                <w:noProof/>
              </w:rPr>
            </w:rPrChange>
          </w:rPr>
          <w:delText>Precios.</w:delText>
        </w:r>
        <w:r w:rsidDel="00520855">
          <w:rPr>
            <w:noProof/>
            <w:webHidden/>
          </w:rPr>
          <w:tab/>
          <w:delText>26</w:delText>
        </w:r>
      </w:del>
    </w:p>
    <w:p w14:paraId="76461173" w14:textId="0BCA5F42" w:rsidR="001F41BE" w:rsidDel="00520855" w:rsidRDefault="001F41BE" w:rsidP="00520855">
      <w:pPr>
        <w:pStyle w:val="TDC2"/>
        <w:rPr>
          <w:del w:id="445" w:author="Alejandro André" w:date="2023-03-05T16:13:00Z"/>
          <w:rFonts w:eastAsiaTheme="minorEastAsia"/>
          <w:noProof/>
          <w:lang w:eastAsia="es-ES"/>
        </w:rPr>
      </w:pPr>
      <w:del w:id="446" w:author="Alejandro André" w:date="2023-03-05T16:13:00Z">
        <w:r w:rsidRPr="00520855" w:rsidDel="00520855">
          <w:rPr>
            <w:rPrChange w:id="447" w:author="Alejandro André" w:date="2023-03-05T16:13:00Z">
              <w:rPr>
                <w:rStyle w:val="Hipervnculo"/>
                <w:noProof/>
              </w:rPr>
            </w:rPrChange>
          </w:rPr>
          <w:delText>4.1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48" w:author="Alejandro André" w:date="2023-03-05T16:13:00Z">
              <w:rPr>
                <w:rStyle w:val="Hipervnculo"/>
                <w:noProof/>
              </w:rPr>
            </w:rPrChange>
          </w:rPr>
          <w:delText>Tarifa.</w:delText>
        </w:r>
        <w:r w:rsidDel="00520855">
          <w:rPr>
            <w:noProof/>
            <w:webHidden/>
          </w:rPr>
          <w:tab/>
          <w:delText>26</w:delText>
        </w:r>
      </w:del>
    </w:p>
    <w:p w14:paraId="79186B39" w14:textId="7C1AABC5" w:rsidR="001F41BE" w:rsidDel="00520855" w:rsidRDefault="001F41BE" w:rsidP="00520855">
      <w:pPr>
        <w:pStyle w:val="TDC2"/>
        <w:rPr>
          <w:del w:id="449" w:author="Alejandro André" w:date="2023-03-05T16:13:00Z"/>
          <w:rFonts w:eastAsiaTheme="minorEastAsia"/>
          <w:noProof/>
          <w:lang w:eastAsia="es-ES"/>
        </w:rPr>
      </w:pPr>
      <w:del w:id="450" w:author="Alejandro André" w:date="2023-03-05T16:13:00Z">
        <w:r w:rsidRPr="00520855" w:rsidDel="00520855">
          <w:rPr>
            <w:rPrChange w:id="451" w:author="Alejandro André" w:date="2023-03-05T16:13:00Z">
              <w:rPr>
                <w:rStyle w:val="Hipervnculo"/>
                <w:noProof/>
              </w:rPr>
            </w:rPrChange>
          </w:rPr>
          <w:delText>4.2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52" w:author="Alejandro André" w:date="2023-03-05T16:13:00Z">
              <w:rPr>
                <w:rStyle w:val="Hipervnculo"/>
                <w:noProof/>
              </w:rPr>
            </w:rPrChange>
          </w:rPr>
          <w:delText>Precios.</w:delText>
        </w:r>
        <w:r w:rsidDel="00520855">
          <w:rPr>
            <w:noProof/>
            <w:webHidden/>
          </w:rPr>
          <w:tab/>
          <w:delText>27</w:delText>
        </w:r>
      </w:del>
    </w:p>
    <w:p w14:paraId="38D6730D" w14:textId="307254B7" w:rsidR="001F41BE" w:rsidDel="00520855" w:rsidRDefault="001F41BE" w:rsidP="00520855">
      <w:pPr>
        <w:pStyle w:val="TDC2"/>
        <w:rPr>
          <w:del w:id="453" w:author="Alejandro André" w:date="2023-03-05T16:13:00Z"/>
          <w:rFonts w:eastAsiaTheme="minorEastAsia"/>
          <w:noProof/>
          <w:lang w:eastAsia="es-ES"/>
        </w:rPr>
      </w:pPr>
      <w:del w:id="454" w:author="Alejandro André" w:date="2023-03-05T16:13:00Z">
        <w:r w:rsidRPr="00520855" w:rsidDel="00520855">
          <w:rPr>
            <w:rPrChange w:id="455" w:author="Alejandro André" w:date="2023-03-05T16:13:00Z">
              <w:rPr>
                <w:rStyle w:val="Hipervnculo"/>
                <w:noProof/>
              </w:rPr>
            </w:rPrChange>
          </w:rPr>
          <w:delText>4.3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56" w:author="Alejandro André" w:date="2023-03-05T16:13:00Z">
              <w:rPr>
                <w:rStyle w:val="Hipervnculo"/>
                <w:noProof/>
              </w:rPr>
            </w:rPrChange>
          </w:rPr>
          <w:delText>Ajustes de precio.</w:delText>
        </w:r>
        <w:r w:rsidDel="00520855">
          <w:rPr>
            <w:noProof/>
            <w:webHidden/>
          </w:rPr>
          <w:tab/>
          <w:delText>27</w:delText>
        </w:r>
      </w:del>
    </w:p>
    <w:p w14:paraId="1608919E" w14:textId="5BAF846F" w:rsidR="001F41BE" w:rsidDel="00520855" w:rsidRDefault="001F41BE" w:rsidP="00520855">
      <w:pPr>
        <w:pStyle w:val="TDC2"/>
        <w:rPr>
          <w:del w:id="457" w:author="Alejandro André" w:date="2023-03-05T16:13:00Z"/>
          <w:rFonts w:eastAsiaTheme="minorEastAsia"/>
          <w:noProof/>
          <w:lang w:eastAsia="es-ES"/>
        </w:rPr>
      </w:pPr>
      <w:del w:id="458" w:author="Alejandro André" w:date="2023-03-05T16:13:00Z">
        <w:r w:rsidRPr="00520855" w:rsidDel="00520855">
          <w:rPr>
            <w:rPrChange w:id="459" w:author="Alejandro André" w:date="2023-03-05T16:13:00Z">
              <w:rPr>
                <w:rStyle w:val="Hipervnculo"/>
                <w:noProof/>
              </w:rPr>
            </w:rPrChange>
          </w:rPr>
          <w:delText>4.4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60" w:author="Alejandro André" w:date="2023-03-05T16:13:00Z">
              <w:rPr>
                <w:rStyle w:val="Hipervnculo"/>
                <w:noProof/>
              </w:rPr>
            </w:rPrChange>
          </w:rPr>
          <w:delText>Promociones.</w:delText>
        </w:r>
        <w:r w:rsidDel="00520855">
          <w:rPr>
            <w:noProof/>
            <w:webHidden/>
          </w:rPr>
          <w:tab/>
          <w:delText>27</w:delText>
        </w:r>
      </w:del>
    </w:p>
    <w:p w14:paraId="61C71058" w14:textId="637438CB" w:rsidR="001F41BE" w:rsidDel="00520855" w:rsidRDefault="001F41BE" w:rsidP="00520855">
      <w:pPr>
        <w:pStyle w:val="TDC2"/>
        <w:rPr>
          <w:del w:id="461" w:author="Alejandro André" w:date="2023-03-05T16:13:00Z"/>
          <w:rFonts w:eastAsiaTheme="minorEastAsia"/>
          <w:noProof/>
          <w:lang w:eastAsia="es-ES"/>
        </w:rPr>
      </w:pPr>
      <w:del w:id="462" w:author="Alejandro André" w:date="2023-03-05T16:13:00Z">
        <w:r w:rsidRPr="00520855" w:rsidDel="00520855">
          <w:rPr>
            <w:rPrChange w:id="463" w:author="Alejandro André" w:date="2023-03-05T16:13:00Z">
              <w:rPr>
                <w:rStyle w:val="Hipervnculo"/>
                <w:noProof/>
              </w:rPr>
            </w:rPrChange>
          </w:rPr>
          <w:delText>4.5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64" w:author="Alejandro André" w:date="2023-03-05T16:13:00Z">
              <w:rPr>
                <w:rStyle w:val="Hipervnculo"/>
                <w:noProof/>
              </w:rPr>
            </w:rPrChange>
          </w:rPr>
          <w:delText>Recursos promocionados.</w:delText>
        </w:r>
        <w:r w:rsidDel="00520855">
          <w:rPr>
            <w:noProof/>
            <w:webHidden/>
          </w:rPr>
          <w:tab/>
          <w:delText>28</w:delText>
        </w:r>
      </w:del>
    </w:p>
    <w:p w14:paraId="2CCAF7C8" w14:textId="682EC5A1" w:rsidR="001F41BE" w:rsidDel="00520855" w:rsidRDefault="001F41BE">
      <w:pPr>
        <w:pStyle w:val="TDC1"/>
        <w:rPr>
          <w:del w:id="465" w:author="Alejandro André" w:date="2023-03-05T16:13:00Z"/>
          <w:rFonts w:eastAsiaTheme="minorEastAsia"/>
          <w:noProof/>
          <w:lang w:eastAsia="es-ES"/>
        </w:rPr>
      </w:pPr>
      <w:del w:id="466" w:author="Alejandro André" w:date="2023-03-05T16:13:00Z">
        <w:r w:rsidRPr="00520855" w:rsidDel="00520855">
          <w:rPr>
            <w:rPrChange w:id="467" w:author="Alejandro André" w:date="2023-03-05T16:13:00Z">
              <w:rPr>
                <w:rStyle w:val="Hipervnculo"/>
                <w:noProof/>
              </w:rPr>
            </w:rPrChange>
          </w:rPr>
          <w:delText>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68" w:author="Alejandro André" w:date="2023-03-05T16:13:00Z">
              <w:rPr>
                <w:rStyle w:val="Hipervnculo"/>
                <w:noProof/>
              </w:rPr>
            </w:rPrChange>
          </w:rPr>
          <w:delText>Reservas.</w:delText>
        </w:r>
        <w:r w:rsidDel="00520855">
          <w:rPr>
            <w:noProof/>
            <w:webHidden/>
          </w:rPr>
          <w:tab/>
          <w:delText>29</w:delText>
        </w:r>
      </w:del>
    </w:p>
    <w:p w14:paraId="01907825" w14:textId="596CF804" w:rsidR="001F41BE" w:rsidDel="00520855" w:rsidRDefault="001F41BE" w:rsidP="00520855">
      <w:pPr>
        <w:pStyle w:val="TDC2"/>
        <w:rPr>
          <w:del w:id="469" w:author="Alejandro André" w:date="2023-03-05T16:13:00Z"/>
          <w:rFonts w:eastAsiaTheme="minorEastAsia"/>
          <w:noProof/>
          <w:lang w:eastAsia="es-ES"/>
        </w:rPr>
      </w:pPr>
      <w:del w:id="470" w:author="Alejandro André" w:date="2023-03-05T16:13:00Z">
        <w:r w:rsidRPr="00520855" w:rsidDel="00520855">
          <w:rPr>
            <w:rPrChange w:id="471" w:author="Alejandro André" w:date="2023-03-05T16:13:00Z">
              <w:rPr>
                <w:rStyle w:val="Hipervnculo"/>
                <w:noProof/>
              </w:rPr>
            </w:rPrChange>
          </w:rPr>
          <w:delText>5.1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72" w:author="Alejandro André" w:date="2023-03-05T16:13:00Z">
              <w:rPr>
                <w:rStyle w:val="Hipervnculo"/>
                <w:noProof/>
              </w:rPr>
            </w:rPrChange>
          </w:rPr>
          <w:delText>Búsqueda.</w:delText>
        </w:r>
        <w:r w:rsidDel="00520855">
          <w:rPr>
            <w:noProof/>
            <w:webHidden/>
          </w:rPr>
          <w:tab/>
          <w:delText>29</w:delText>
        </w:r>
      </w:del>
    </w:p>
    <w:p w14:paraId="1E5DD7AB" w14:textId="54039059" w:rsidR="001F41BE" w:rsidDel="00520855" w:rsidRDefault="001F41BE" w:rsidP="00520855">
      <w:pPr>
        <w:pStyle w:val="TDC2"/>
        <w:rPr>
          <w:del w:id="473" w:author="Alejandro André" w:date="2023-03-05T16:13:00Z"/>
          <w:rFonts w:eastAsiaTheme="minorEastAsia"/>
          <w:noProof/>
          <w:lang w:eastAsia="es-ES"/>
        </w:rPr>
      </w:pPr>
      <w:del w:id="474" w:author="Alejandro André" w:date="2023-03-05T16:13:00Z">
        <w:r w:rsidRPr="00520855" w:rsidDel="00520855">
          <w:rPr>
            <w:rPrChange w:id="475" w:author="Alejandro André" w:date="2023-03-05T16:13:00Z">
              <w:rPr>
                <w:rStyle w:val="Hipervnculo"/>
                <w:noProof/>
              </w:rPr>
            </w:rPrChange>
          </w:rPr>
          <w:delText>5.2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76" w:author="Alejandro André" w:date="2023-03-05T16:13:00Z">
              <w:rPr>
                <w:rStyle w:val="Hipervnculo"/>
                <w:noProof/>
              </w:rPr>
            </w:rPrChange>
          </w:rPr>
          <w:delText>Reserva.</w:delText>
        </w:r>
        <w:r w:rsidDel="00520855">
          <w:rPr>
            <w:noProof/>
            <w:webHidden/>
          </w:rPr>
          <w:tab/>
          <w:delText>30</w:delText>
        </w:r>
      </w:del>
    </w:p>
    <w:p w14:paraId="112785C1" w14:textId="54BDA826" w:rsidR="001F41BE" w:rsidDel="00520855" w:rsidRDefault="001F41BE" w:rsidP="00520855">
      <w:pPr>
        <w:pStyle w:val="TDC2"/>
        <w:rPr>
          <w:del w:id="477" w:author="Alejandro André" w:date="2023-03-05T16:13:00Z"/>
          <w:rFonts w:eastAsiaTheme="minorEastAsia"/>
          <w:noProof/>
          <w:lang w:eastAsia="es-ES"/>
        </w:rPr>
      </w:pPr>
      <w:del w:id="478" w:author="Alejandro André" w:date="2023-03-05T16:13:00Z">
        <w:r w:rsidRPr="00520855" w:rsidDel="00520855">
          <w:rPr>
            <w:rPrChange w:id="479" w:author="Alejandro André" w:date="2023-03-05T16:13:00Z">
              <w:rPr>
                <w:rStyle w:val="Hipervnculo"/>
                <w:noProof/>
              </w:rPr>
            </w:rPrChange>
          </w:rPr>
          <w:delText>5.3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80" w:author="Alejandro André" w:date="2023-03-05T16:13:00Z">
              <w:rPr>
                <w:rStyle w:val="Hipervnculo"/>
                <w:noProof/>
              </w:rPr>
            </w:rPrChange>
          </w:rPr>
          <w:delText>Tipo de reserva.</w:delText>
        </w:r>
        <w:r w:rsidDel="00520855">
          <w:rPr>
            <w:noProof/>
            <w:webHidden/>
          </w:rPr>
          <w:tab/>
          <w:delText>30</w:delText>
        </w:r>
      </w:del>
    </w:p>
    <w:p w14:paraId="3442F8CB" w14:textId="36050AE2" w:rsidR="001F41BE" w:rsidDel="00520855" w:rsidRDefault="001F41BE" w:rsidP="00520855">
      <w:pPr>
        <w:pStyle w:val="TDC2"/>
        <w:rPr>
          <w:del w:id="481" w:author="Alejandro André" w:date="2023-03-05T16:13:00Z"/>
          <w:rFonts w:eastAsiaTheme="minorEastAsia"/>
          <w:noProof/>
          <w:lang w:eastAsia="es-ES"/>
        </w:rPr>
      </w:pPr>
      <w:del w:id="482" w:author="Alejandro André" w:date="2023-03-05T16:13:00Z">
        <w:r w:rsidRPr="00520855" w:rsidDel="00520855">
          <w:rPr>
            <w:rPrChange w:id="483" w:author="Alejandro André" w:date="2023-03-05T16:13:00Z">
              <w:rPr>
                <w:rStyle w:val="Hipervnculo"/>
                <w:noProof/>
              </w:rPr>
            </w:rPrChange>
          </w:rPr>
          <w:delText>5.4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84" w:author="Alejandro André" w:date="2023-03-05T16:13:00Z">
              <w:rPr>
                <w:rStyle w:val="Hipervnculo"/>
                <w:noProof/>
              </w:rPr>
            </w:rPrChange>
          </w:rPr>
          <w:delText>Plazas de reserva.</w:delText>
        </w:r>
        <w:r w:rsidDel="00520855">
          <w:rPr>
            <w:noProof/>
            <w:webHidden/>
          </w:rPr>
          <w:tab/>
          <w:delText>31</w:delText>
        </w:r>
      </w:del>
    </w:p>
    <w:p w14:paraId="084F645F" w14:textId="61502C64" w:rsidR="001F41BE" w:rsidDel="00520855" w:rsidRDefault="001F41BE" w:rsidP="00520855">
      <w:pPr>
        <w:pStyle w:val="TDC2"/>
        <w:rPr>
          <w:del w:id="485" w:author="Alejandro André" w:date="2023-03-05T16:13:00Z"/>
          <w:rFonts w:eastAsiaTheme="minorEastAsia"/>
          <w:noProof/>
          <w:lang w:eastAsia="es-ES"/>
        </w:rPr>
      </w:pPr>
      <w:del w:id="486" w:author="Alejandro André" w:date="2023-03-05T16:13:00Z">
        <w:r w:rsidRPr="00520855" w:rsidDel="00520855">
          <w:rPr>
            <w:rPrChange w:id="487" w:author="Alejandro André" w:date="2023-03-05T16:13:00Z">
              <w:rPr>
                <w:rStyle w:val="Hipervnculo"/>
                <w:noProof/>
              </w:rPr>
            </w:rPrChange>
          </w:rPr>
          <w:delText>5.5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88" w:author="Alejandro André" w:date="2023-03-05T16:13:00Z">
              <w:rPr>
                <w:rStyle w:val="Hipervnculo"/>
                <w:noProof/>
              </w:rPr>
            </w:rPrChange>
          </w:rPr>
          <w:delText>Alternativas.</w:delText>
        </w:r>
        <w:r w:rsidDel="00520855">
          <w:rPr>
            <w:noProof/>
            <w:webHidden/>
          </w:rPr>
          <w:tab/>
          <w:delText>31</w:delText>
        </w:r>
      </w:del>
    </w:p>
    <w:p w14:paraId="68CA3975" w14:textId="7A602310" w:rsidR="001F41BE" w:rsidDel="00520855" w:rsidRDefault="001F41BE" w:rsidP="00520855">
      <w:pPr>
        <w:pStyle w:val="TDC2"/>
        <w:rPr>
          <w:del w:id="489" w:author="Alejandro André" w:date="2023-03-05T16:13:00Z"/>
          <w:rFonts w:eastAsiaTheme="minorEastAsia"/>
          <w:noProof/>
          <w:lang w:eastAsia="es-ES"/>
        </w:rPr>
      </w:pPr>
      <w:del w:id="490" w:author="Alejandro André" w:date="2023-03-05T16:13:00Z">
        <w:r w:rsidRPr="00520855" w:rsidDel="00520855">
          <w:rPr>
            <w:rPrChange w:id="491" w:author="Alejandro André" w:date="2023-03-05T16:13:00Z">
              <w:rPr>
                <w:rStyle w:val="Hipervnculo"/>
                <w:noProof/>
              </w:rPr>
            </w:rPrChange>
          </w:rPr>
          <w:delText>5.6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92" w:author="Alejandro André" w:date="2023-03-05T16:13:00Z">
              <w:rPr>
                <w:rStyle w:val="Hipervnculo"/>
                <w:noProof/>
              </w:rPr>
            </w:rPrChange>
          </w:rPr>
          <w:delText>Servicios adicionales.</w:delText>
        </w:r>
        <w:r w:rsidDel="00520855">
          <w:rPr>
            <w:noProof/>
            <w:webHidden/>
          </w:rPr>
          <w:tab/>
          <w:delText>32</w:delText>
        </w:r>
      </w:del>
    </w:p>
    <w:p w14:paraId="310B34C1" w14:textId="3D02BA87" w:rsidR="001F41BE" w:rsidDel="00520855" w:rsidRDefault="001F41BE" w:rsidP="00520855">
      <w:pPr>
        <w:pStyle w:val="TDC2"/>
        <w:rPr>
          <w:del w:id="493" w:author="Alejandro André" w:date="2023-03-05T16:13:00Z"/>
          <w:rFonts w:eastAsiaTheme="minorEastAsia"/>
          <w:noProof/>
          <w:lang w:eastAsia="es-ES"/>
        </w:rPr>
      </w:pPr>
      <w:del w:id="494" w:author="Alejandro André" w:date="2023-03-05T16:13:00Z">
        <w:r w:rsidRPr="00520855" w:rsidDel="00520855">
          <w:rPr>
            <w:rPrChange w:id="495" w:author="Alejandro André" w:date="2023-03-05T16:13:00Z">
              <w:rPr>
                <w:rStyle w:val="Hipervnculo"/>
                <w:noProof/>
              </w:rPr>
            </w:rPrChange>
          </w:rPr>
          <w:delText>5.7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496" w:author="Alejandro André" w:date="2023-03-05T16:13:00Z">
              <w:rPr>
                <w:rStyle w:val="Hipervnculo"/>
                <w:noProof/>
              </w:rPr>
            </w:rPrChange>
          </w:rPr>
          <w:delText>Precio.</w:delText>
        </w:r>
        <w:r w:rsidDel="00520855">
          <w:rPr>
            <w:noProof/>
            <w:webHidden/>
          </w:rPr>
          <w:tab/>
          <w:delText>32</w:delText>
        </w:r>
      </w:del>
    </w:p>
    <w:p w14:paraId="15F399D8" w14:textId="4ABF10DA" w:rsidR="001F41BE" w:rsidDel="00520855" w:rsidRDefault="001F41BE" w:rsidP="00520855">
      <w:pPr>
        <w:pStyle w:val="TDC2"/>
        <w:rPr>
          <w:del w:id="497" w:author="Alejandro André" w:date="2023-03-05T16:13:00Z"/>
          <w:rFonts w:eastAsiaTheme="minorEastAsia"/>
          <w:noProof/>
          <w:lang w:eastAsia="es-ES"/>
        </w:rPr>
      </w:pPr>
      <w:del w:id="498" w:author="Alejandro André" w:date="2023-03-05T16:13:00Z">
        <w:r w:rsidRPr="00520855" w:rsidDel="00520855">
          <w:rPr>
            <w:rPrChange w:id="499" w:author="Alejandro André" w:date="2023-03-05T16:13:00Z">
              <w:rPr>
                <w:rStyle w:val="Hipervnculo"/>
                <w:noProof/>
              </w:rPr>
            </w:rPrChange>
          </w:rPr>
          <w:delText>5.8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00" w:author="Alejandro André" w:date="2023-03-05T16:13:00Z">
              <w:rPr>
                <w:rStyle w:val="Hipervnculo"/>
                <w:noProof/>
              </w:rPr>
            </w:rPrChange>
          </w:rPr>
          <w:delText>Check out.</w:delText>
        </w:r>
        <w:r w:rsidDel="00520855">
          <w:rPr>
            <w:noProof/>
            <w:webHidden/>
          </w:rPr>
          <w:tab/>
          <w:delText>32</w:delText>
        </w:r>
      </w:del>
    </w:p>
    <w:p w14:paraId="3D61C31E" w14:textId="4A20DDEC" w:rsidR="001F41BE" w:rsidDel="00520855" w:rsidRDefault="001F41BE" w:rsidP="00520855">
      <w:pPr>
        <w:pStyle w:val="TDC2"/>
        <w:rPr>
          <w:del w:id="501" w:author="Alejandro André" w:date="2023-03-05T16:13:00Z"/>
          <w:rFonts w:eastAsiaTheme="minorEastAsia"/>
          <w:noProof/>
          <w:lang w:eastAsia="es-ES"/>
        </w:rPr>
      </w:pPr>
      <w:del w:id="502" w:author="Alejandro André" w:date="2023-03-05T16:13:00Z">
        <w:r w:rsidRPr="00520855" w:rsidDel="00520855">
          <w:rPr>
            <w:rPrChange w:id="503" w:author="Alejandro André" w:date="2023-03-05T16:13:00Z">
              <w:rPr>
                <w:rStyle w:val="Hipervnculo"/>
                <w:noProof/>
              </w:rPr>
            </w:rPrChange>
          </w:rPr>
          <w:delText>5.9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04" w:author="Alejandro André" w:date="2023-03-05T16:13:00Z">
              <w:rPr>
                <w:rStyle w:val="Hipervnculo"/>
                <w:noProof/>
              </w:rPr>
            </w:rPrChange>
          </w:rPr>
          <w:delText>Concepto de check out.</w:delText>
        </w:r>
        <w:r w:rsidDel="00520855">
          <w:rPr>
            <w:noProof/>
            <w:webHidden/>
          </w:rPr>
          <w:tab/>
          <w:delText>33</w:delText>
        </w:r>
      </w:del>
    </w:p>
    <w:p w14:paraId="6A8732F5" w14:textId="1DEB0064" w:rsidR="001F41BE" w:rsidDel="00520855" w:rsidRDefault="001F41BE" w:rsidP="00520855">
      <w:pPr>
        <w:pStyle w:val="TDC2"/>
        <w:rPr>
          <w:del w:id="505" w:author="Alejandro André" w:date="2023-03-05T16:13:00Z"/>
          <w:rFonts w:eastAsiaTheme="minorEastAsia"/>
          <w:noProof/>
          <w:lang w:eastAsia="es-ES"/>
        </w:rPr>
      </w:pPr>
      <w:del w:id="506" w:author="Alejandro André" w:date="2023-03-05T16:13:00Z">
        <w:r w:rsidRPr="00520855" w:rsidDel="00520855">
          <w:rPr>
            <w:rPrChange w:id="507" w:author="Alejandro André" w:date="2023-03-05T16:13:00Z">
              <w:rPr>
                <w:rStyle w:val="Hipervnculo"/>
                <w:noProof/>
              </w:rPr>
            </w:rPrChange>
          </w:rPr>
          <w:delText>5.10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08" w:author="Alejandro André" w:date="2023-03-05T16:13:00Z">
              <w:rPr>
                <w:rStyle w:val="Hipervnculo"/>
                <w:noProof/>
              </w:rPr>
            </w:rPrChange>
          </w:rPr>
          <w:delText>Tipo de check in.</w:delText>
        </w:r>
        <w:r w:rsidDel="00520855">
          <w:rPr>
            <w:noProof/>
            <w:webHidden/>
          </w:rPr>
          <w:tab/>
          <w:delText>33</w:delText>
        </w:r>
      </w:del>
    </w:p>
    <w:p w14:paraId="5FBAD1C5" w14:textId="7DD49835" w:rsidR="001F41BE" w:rsidDel="00520855" w:rsidRDefault="001F41BE">
      <w:pPr>
        <w:pStyle w:val="TDC1"/>
        <w:rPr>
          <w:del w:id="509" w:author="Alejandro André" w:date="2023-03-05T16:13:00Z"/>
          <w:rFonts w:eastAsiaTheme="minorEastAsia"/>
          <w:noProof/>
          <w:lang w:eastAsia="es-ES"/>
        </w:rPr>
      </w:pPr>
      <w:del w:id="510" w:author="Alejandro André" w:date="2023-03-05T16:13:00Z">
        <w:r w:rsidRPr="00520855" w:rsidDel="00520855">
          <w:rPr>
            <w:rPrChange w:id="511" w:author="Alejandro André" w:date="2023-03-05T16:13:00Z">
              <w:rPr>
                <w:rStyle w:val="Hipervnculo"/>
                <w:noProof/>
              </w:rPr>
            </w:rPrChange>
          </w:rPr>
          <w:delText>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12" w:author="Alejandro André" w:date="2023-03-05T16:13:00Z">
              <w:rPr>
                <w:rStyle w:val="Hipervnculo"/>
                <w:noProof/>
              </w:rPr>
            </w:rPrChange>
          </w:rPr>
          <w:delText>Facturación.</w:delText>
        </w:r>
        <w:r w:rsidDel="00520855">
          <w:rPr>
            <w:noProof/>
            <w:webHidden/>
          </w:rPr>
          <w:tab/>
          <w:delText>34</w:delText>
        </w:r>
      </w:del>
    </w:p>
    <w:p w14:paraId="1D0E5A92" w14:textId="2B9EA867" w:rsidR="001F41BE" w:rsidDel="00520855" w:rsidRDefault="001F41BE" w:rsidP="00520855">
      <w:pPr>
        <w:pStyle w:val="TDC2"/>
        <w:rPr>
          <w:del w:id="513" w:author="Alejandro André" w:date="2023-03-05T16:13:00Z"/>
          <w:rFonts w:eastAsiaTheme="minorEastAsia"/>
          <w:noProof/>
          <w:lang w:eastAsia="es-ES"/>
        </w:rPr>
      </w:pPr>
      <w:del w:id="514" w:author="Alejandro André" w:date="2023-03-05T16:13:00Z">
        <w:r w:rsidRPr="00520855" w:rsidDel="00520855">
          <w:rPr>
            <w:rPrChange w:id="515" w:author="Alejandro André" w:date="2023-03-05T16:13:00Z">
              <w:rPr>
                <w:rStyle w:val="Hipervnculo"/>
                <w:noProof/>
              </w:rPr>
            </w:rPrChange>
          </w:rPr>
          <w:delText>6.1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16" w:author="Alejandro André" w:date="2023-03-05T16:13:00Z">
              <w:rPr>
                <w:rStyle w:val="Hipervnculo"/>
                <w:noProof/>
              </w:rPr>
            </w:rPrChange>
          </w:rPr>
          <w:delText>Producto.</w:delText>
        </w:r>
        <w:r w:rsidDel="00520855">
          <w:rPr>
            <w:noProof/>
            <w:webHidden/>
          </w:rPr>
          <w:tab/>
          <w:delText>34</w:delText>
        </w:r>
      </w:del>
    </w:p>
    <w:p w14:paraId="4AB54B03" w14:textId="526A1CB7" w:rsidR="001F41BE" w:rsidDel="00520855" w:rsidRDefault="001F41BE" w:rsidP="00520855">
      <w:pPr>
        <w:pStyle w:val="TDC2"/>
        <w:rPr>
          <w:del w:id="517" w:author="Alejandro André" w:date="2023-03-05T16:13:00Z"/>
          <w:rFonts w:eastAsiaTheme="minorEastAsia"/>
          <w:noProof/>
          <w:lang w:eastAsia="es-ES"/>
        </w:rPr>
      </w:pPr>
      <w:del w:id="518" w:author="Alejandro André" w:date="2023-03-05T16:13:00Z">
        <w:r w:rsidRPr="00520855" w:rsidDel="00520855">
          <w:rPr>
            <w:rPrChange w:id="519" w:author="Alejandro André" w:date="2023-03-05T16:13:00Z">
              <w:rPr>
                <w:rStyle w:val="Hipervnculo"/>
                <w:noProof/>
              </w:rPr>
            </w:rPrChange>
          </w:rPr>
          <w:delText>6.2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20" w:author="Alejandro André" w:date="2023-03-05T16:13:00Z">
              <w:rPr>
                <w:rStyle w:val="Hipervnculo"/>
                <w:noProof/>
              </w:rPr>
            </w:rPrChange>
          </w:rPr>
          <w:delText>Tipo de producto.</w:delText>
        </w:r>
        <w:r w:rsidDel="00520855">
          <w:rPr>
            <w:noProof/>
            <w:webHidden/>
          </w:rPr>
          <w:tab/>
          <w:delText>34</w:delText>
        </w:r>
      </w:del>
    </w:p>
    <w:p w14:paraId="280B7FDE" w14:textId="62A06C86" w:rsidR="001F41BE" w:rsidDel="00520855" w:rsidRDefault="001F41BE" w:rsidP="00520855">
      <w:pPr>
        <w:pStyle w:val="TDC2"/>
        <w:rPr>
          <w:del w:id="521" w:author="Alejandro André" w:date="2023-03-05T16:13:00Z"/>
          <w:rFonts w:eastAsiaTheme="minorEastAsia"/>
          <w:noProof/>
          <w:lang w:eastAsia="es-ES"/>
        </w:rPr>
      </w:pPr>
      <w:del w:id="522" w:author="Alejandro André" w:date="2023-03-05T16:13:00Z">
        <w:r w:rsidRPr="00520855" w:rsidDel="00520855">
          <w:rPr>
            <w:rPrChange w:id="523" w:author="Alejandro André" w:date="2023-03-05T16:13:00Z">
              <w:rPr>
                <w:rStyle w:val="Hipervnculo"/>
                <w:noProof/>
              </w:rPr>
            </w:rPrChange>
          </w:rPr>
          <w:delText>6.3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24" w:author="Alejandro André" w:date="2023-03-05T16:13:00Z">
              <w:rPr>
                <w:rStyle w:val="Hipervnculo"/>
                <w:noProof/>
              </w:rPr>
            </w:rPrChange>
          </w:rPr>
          <w:delText>Impuesto.</w:delText>
        </w:r>
        <w:r w:rsidDel="00520855">
          <w:rPr>
            <w:noProof/>
            <w:webHidden/>
          </w:rPr>
          <w:tab/>
          <w:delText>35</w:delText>
        </w:r>
      </w:del>
    </w:p>
    <w:p w14:paraId="5C352FF4" w14:textId="215B58CC" w:rsidR="001F41BE" w:rsidDel="00520855" w:rsidRDefault="001F41BE" w:rsidP="00520855">
      <w:pPr>
        <w:pStyle w:val="TDC2"/>
        <w:rPr>
          <w:del w:id="525" w:author="Alejandro André" w:date="2023-03-05T16:13:00Z"/>
          <w:rFonts w:eastAsiaTheme="minorEastAsia"/>
          <w:noProof/>
          <w:lang w:eastAsia="es-ES"/>
        </w:rPr>
      </w:pPr>
      <w:del w:id="526" w:author="Alejandro André" w:date="2023-03-05T16:13:00Z">
        <w:r w:rsidRPr="00520855" w:rsidDel="00520855">
          <w:rPr>
            <w:rPrChange w:id="527" w:author="Alejandro André" w:date="2023-03-05T16:13:00Z">
              <w:rPr>
                <w:rStyle w:val="Hipervnculo"/>
                <w:noProof/>
              </w:rPr>
            </w:rPrChange>
          </w:rPr>
          <w:delText>6.4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28" w:author="Alejandro André" w:date="2023-03-05T16:13:00Z">
              <w:rPr>
                <w:rStyle w:val="Hipervnculo"/>
                <w:noProof/>
              </w:rPr>
            </w:rPrChange>
          </w:rPr>
          <w:delText>Tipo de impuesto.</w:delText>
        </w:r>
        <w:r w:rsidDel="00520855">
          <w:rPr>
            <w:noProof/>
            <w:webHidden/>
          </w:rPr>
          <w:tab/>
          <w:delText>35</w:delText>
        </w:r>
      </w:del>
    </w:p>
    <w:p w14:paraId="7F7D8857" w14:textId="2B9C64D7" w:rsidR="001F41BE" w:rsidDel="00520855" w:rsidRDefault="001F41BE" w:rsidP="00520855">
      <w:pPr>
        <w:pStyle w:val="TDC2"/>
        <w:rPr>
          <w:del w:id="529" w:author="Alejandro André" w:date="2023-03-05T16:13:00Z"/>
          <w:rFonts w:eastAsiaTheme="minorEastAsia"/>
          <w:noProof/>
          <w:lang w:eastAsia="es-ES"/>
        </w:rPr>
      </w:pPr>
      <w:del w:id="530" w:author="Alejandro André" w:date="2023-03-05T16:13:00Z">
        <w:r w:rsidRPr="00520855" w:rsidDel="00520855">
          <w:rPr>
            <w:rPrChange w:id="531" w:author="Alejandro André" w:date="2023-03-05T16:13:00Z">
              <w:rPr>
                <w:rStyle w:val="Hipervnculo"/>
                <w:noProof/>
              </w:rPr>
            </w:rPrChange>
          </w:rPr>
          <w:delText>6.5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32" w:author="Alejandro André" w:date="2023-03-05T16:13:00Z">
              <w:rPr>
                <w:rStyle w:val="Hipervnculo"/>
                <w:noProof/>
              </w:rPr>
            </w:rPrChange>
          </w:rPr>
          <w:delText>Factura/Recibo.</w:delText>
        </w:r>
        <w:r w:rsidDel="00520855">
          <w:rPr>
            <w:noProof/>
            <w:webHidden/>
          </w:rPr>
          <w:tab/>
          <w:delText>35</w:delText>
        </w:r>
      </w:del>
    </w:p>
    <w:p w14:paraId="0DE4769B" w14:textId="1507A1C2" w:rsidR="001F41BE" w:rsidDel="00520855" w:rsidRDefault="001F41BE" w:rsidP="00520855">
      <w:pPr>
        <w:pStyle w:val="TDC2"/>
        <w:rPr>
          <w:del w:id="533" w:author="Alejandro André" w:date="2023-03-05T16:13:00Z"/>
          <w:rFonts w:eastAsiaTheme="minorEastAsia"/>
          <w:noProof/>
          <w:lang w:eastAsia="es-ES"/>
        </w:rPr>
      </w:pPr>
      <w:del w:id="534" w:author="Alejandro André" w:date="2023-03-05T16:13:00Z">
        <w:r w:rsidRPr="00520855" w:rsidDel="00520855">
          <w:rPr>
            <w:rPrChange w:id="535" w:author="Alejandro André" w:date="2023-03-05T16:13:00Z">
              <w:rPr>
                <w:rStyle w:val="Hipervnculo"/>
                <w:noProof/>
              </w:rPr>
            </w:rPrChange>
          </w:rPr>
          <w:delText>6.6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36" w:author="Alejandro André" w:date="2023-03-05T16:13:00Z">
              <w:rPr>
                <w:rStyle w:val="Hipervnculo"/>
                <w:noProof/>
              </w:rPr>
            </w:rPrChange>
          </w:rPr>
          <w:delText>Línea de factura.</w:delText>
        </w:r>
        <w:r w:rsidDel="00520855">
          <w:rPr>
            <w:noProof/>
            <w:webHidden/>
          </w:rPr>
          <w:tab/>
          <w:delText>36</w:delText>
        </w:r>
      </w:del>
    </w:p>
    <w:p w14:paraId="10A6DBAC" w14:textId="1433E430" w:rsidR="001F41BE" w:rsidDel="00520855" w:rsidRDefault="001F41BE" w:rsidP="00520855">
      <w:pPr>
        <w:pStyle w:val="TDC2"/>
        <w:rPr>
          <w:del w:id="537" w:author="Alejandro André" w:date="2023-03-05T16:13:00Z"/>
          <w:rFonts w:eastAsiaTheme="minorEastAsia"/>
          <w:noProof/>
          <w:lang w:eastAsia="es-ES"/>
        </w:rPr>
      </w:pPr>
      <w:del w:id="538" w:author="Alejandro André" w:date="2023-03-05T16:13:00Z">
        <w:r w:rsidRPr="00520855" w:rsidDel="00520855">
          <w:rPr>
            <w:rPrChange w:id="539" w:author="Alejandro André" w:date="2023-03-05T16:13:00Z">
              <w:rPr>
                <w:rStyle w:val="Hipervnculo"/>
                <w:noProof/>
              </w:rPr>
            </w:rPrChange>
          </w:rPr>
          <w:delText>6.7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40" w:author="Alejandro André" w:date="2023-03-05T16:13:00Z">
              <w:rPr>
                <w:rStyle w:val="Hipervnculo"/>
                <w:noProof/>
              </w:rPr>
            </w:rPrChange>
          </w:rPr>
          <w:delText>Medio de pago.</w:delText>
        </w:r>
        <w:r w:rsidDel="00520855">
          <w:rPr>
            <w:noProof/>
            <w:webHidden/>
          </w:rPr>
          <w:tab/>
          <w:delText>36</w:delText>
        </w:r>
      </w:del>
    </w:p>
    <w:p w14:paraId="6C461446" w14:textId="16F85F4B" w:rsidR="001F41BE" w:rsidDel="00520855" w:rsidRDefault="001F41BE">
      <w:pPr>
        <w:pStyle w:val="TDC1"/>
        <w:rPr>
          <w:del w:id="541" w:author="Alejandro André" w:date="2023-03-05T16:13:00Z"/>
          <w:rFonts w:eastAsiaTheme="minorEastAsia"/>
          <w:noProof/>
          <w:lang w:eastAsia="es-ES"/>
        </w:rPr>
      </w:pPr>
      <w:del w:id="542" w:author="Alejandro André" w:date="2023-03-05T16:13:00Z">
        <w:r w:rsidRPr="00520855" w:rsidDel="00520855">
          <w:rPr>
            <w:rPrChange w:id="543" w:author="Alejandro André" w:date="2023-03-05T16:13:00Z">
              <w:rPr>
                <w:rStyle w:val="Hipervnculo"/>
                <w:noProof/>
              </w:rPr>
            </w:rPrChange>
          </w:rPr>
          <w:delText>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44" w:author="Alejandro André" w:date="2023-03-05T16:13:00Z">
              <w:rPr>
                <w:rStyle w:val="Hipervnculo"/>
                <w:noProof/>
              </w:rPr>
            </w:rPrChange>
          </w:rPr>
          <w:delText>Web</w:delText>
        </w:r>
        <w:r w:rsidDel="00520855">
          <w:rPr>
            <w:noProof/>
            <w:webHidden/>
          </w:rPr>
          <w:tab/>
          <w:delText>37</w:delText>
        </w:r>
      </w:del>
    </w:p>
    <w:p w14:paraId="5784A382" w14:textId="13449628" w:rsidR="001F41BE" w:rsidDel="00520855" w:rsidRDefault="001F41BE" w:rsidP="00520855">
      <w:pPr>
        <w:pStyle w:val="TDC2"/>
        <w:rPr>
          <w:del w:id="545" w:author="Alejandro André" w:date="2023-03-05T16:13:00Z"/>
          <w:rFonts w:eastAsiaTheme="minorEastAsia"/>
          <w:noProof/>
          <w:lang w:eastAsia="es-ES"/>
        </w:rPr>
      </w:pPr>
      <w:del w:id="546" w:author="Alejandro André" w:date="2023-03-05T16:13:00Z">
        <w:r w:rsidRPr="00520855" w:rsidDel="00520855">
          <w:rPr>
            <w:rPrChange w:id="547" w:author="Alejandro André" w:date="2023-03-05T16:13:00Z">
              <w:rPr>
                <w:rStyle w:val="Hipervnculo"/>
                <w:noProof/>
              </w:rPr>
            </w:rPrChange>
          </w:rPr>
          <w:delText>7.1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48" w:author="Alejandro André" w:date="2023-03-05T16:13:00Z">
              <w:rPr>
                <w:rStyle w:val="Hipervnculo"/>
                <w:noProof/>
              </w:rPr>
            </w:rPrChange>
          </w:rPr>
          <w:delText>Etiqueta.</w:delText>
        </w:r>
        <w:r w:rsidDel="00520855">
          <w:rPr>
            <w:noProof/>
            <w:webHidden/>
          </w:rPr>
          <w:tab/>
          <w:delText>37</w:delText>
        </w:r>
      </w:del>
    </w:p>
    <w:p w14:paraId="1681A997" w14:textId="6E5BB03B" w:rsidR="001F41BE" w:rsidDel="00520855" w:rsidRDefault="001F41BE" w:rsidP="00520855">
      <w:pPr>
        <w:pStyle w:val="TDC2"/>
        <w:rPr>
          <w:del w:id="549" w:author="Alejandro André" w:date="2023-03-05T16:13:00Z"/>
          <w:rFonts w:eastAsiaTheme="minorEastAsia"/>
          <w:noProof/>
          <w:lang w:eastAsia="es-ES"/>
        </w:rPr>
      </w:pPr>
      <w:del w:id="550" w:author="Alejandro André" w:date="2023-03-05T16:13:00Z">
        <w:r w:rsidRPr="00520855" w:rsidDel="00520855">
          <w:rPr>
            <w:rPrChange w:id="551" w:author="Alejandro André" w:date="2023-03-05T16:13:00Z">
              <w:rPr>
                <w:rStyle w:val="Hipervnculo"/>
                <w:noProof/>
              </w:rPr>
            </w:rPrChange>
          </w:rPr>
          <w:delText>7.2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52" w:author="Alejandro André" w:date="2023-03-05T16:13:00Z">
              <w:rPr>
                <w:rStyle w:val="Hipervnculo"/>
                <w:noProof/>
              </w:rPr>
            </w:rPrChange>
          </w:rPr>
          <w:delText>Media.</w:delText>
        </w:r>
        <w:r w:rsidDel="00520855">
          <w:rPr>
            <w:noProof/>
            <w:webHidden/>
          </w:rPr>
          <w:tab/>
          <w:delText>38</w:delText>
        </w:r>
      </w:del>
    </w:p>
    <w:p w14:paraId="0753C6E6" w14:textId="365D9C3C" w:rsidR="001F41BE" w:rsidDel="00520855" w:rsidRDefault="001F41BE" w:rsidP="00520855">
      <w:pPr>
        <w:pStyle w:val="TDC2"/>
        <w:rPr>
          <w:del w:id="553" w:author="Alejandro André" w:date="2023-03-05T16:13:00Z"/>
          <w:rFonts w:eastAsiaTheme="minorEastAsia"/>
          <w:noProof/>
          <w:lang w:eastAsia="es-ES"/>
        </w:rPr>
      </w:pPr>
      <w:del w:id="554" w:author="Alejandro André" w:date="2023-03-05T16:13:00Z">
        <w:r w:rsidRPr="00520855" w:rsidDel="00520855">
          <w:rPr>
            <w:rPrChange w:id="555" w:author="Alejandro André" w:date="2023-03-05T16:13:00Z">
              <w:rPr>
                <w:rStyle w:val="Hipervnculo"/>
                <w:noProof/>
              </w:rPr>
            </w:rPrChange>
          </w:rPr>
          <w:delText>7.3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56" w:author="Alejandro André" w:date="2023-03-05T16:13:00Z">
              <w:rPr>
                <w:rStyle w:val="Hipervnculo"/>
                <w:noProof/>
              </w:rPr>
            </w:rPrChange>
          </w:rPr>
          <w:delText>Tema.</w:delText>
        </w:r>
        <w:r w:rsidDel="00520855">
          <w:rPr>
            <w:noProof/>
            <w:webHidden/>
          </w:rPr>
          <w:tab/>
          <w:delText>38</w:delText>
        </w:r>
      </w:del>
    </w:p>
    <w:p w14:paraId="34020C25" w14:textId="239B2A2B" w:rsidR="001F41BE" w:rsidDel="00520855" w:rsidRDefault="001F41BE" w:rsidP="00520855">
      <w:pPr>
        <w:pStyle w:val="TDC2"/>
        <w:rPr>
          <w:del w:id="557" w:author="Alejandro André" w:date="2023-03-05T16:13:00Z"/>
          <w:rFonts w:eastAsiaTheme="minorEastAsia"/>
          <w:noProof/>
          <w:lang w:eastAsia="es-ES"/>
        </w:rPr>
      </w:pPr>
      <w:del w:id="558" w:author="Alejandro André" w:date="2023-03-05T16:13:00Z">
        <w:r w:rsidRPr="00520855" w:rsidDel="00520855">
          <w:rPr>
            <w:rPrChange w:id="559" w:author="Alejandro André" w:date="2023-03-05T16:13:00Z">
              <w:rPr>
                <w:rStyle w:val="Hipervnculo"/>
                <w:noProof/>
              </w:rPr>
            </w:rPrChange>
          </w:rPr>
          <w:delText>7.4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60" w:author="Alejandro André" w:date="2023-03-05T16:13:00Z">
              <w:rPr>
                <w:rStyle w:val="Hipervnculo"/>
                <w:noProof/>
              </w:rPr>
            </w:rPrChange>
          </w:rPr>
          <w:delText>Pregunta frecuente.</w:delText>
        </w:r>
        <w:r w:rsidDel="00520855">
          <w:rPr>
            <w:noProof/>
            <w:webHidden/>
          </w:rPr>
          <w:tab/>
          <w:delText>38</w:delText>
        </w:r>
      </w:del>
    </w:p>
    <w:p w14:paraId="4D98AFD2" w14:textId="0781F04F" w:rsidR="001F41BE" w:rsidDel="00520855" w:rsidRDefault="001F41BE" w:rsidP="00520855">
      <w:pPr>
        <w:pStyle w:val="TDC2"/>
        <w:rPr>
          <w:del w:id="561" w:author="Alejandro André" w:date="2023-03-05T16:13:00Z"/>
          <w:rFonts w:eastAsiaTheme="minorEastAsia"/>
          <w:noProof/>
          <w:lang w:eastAsia="es-ES"/>
        </w:rPr>
      </w:pPr>
      <w:del w:id="562" w:author="Alejandro André" w:date="2023-03-05T16:13:00Z">
        <w:r w:rsidRPr="00520855" w:rsidDel="00520855">
          <w:rPr>
            <w:rPrChange w:id="563" w:author="Alejandro André" w:date="2023-03-05T16:13:00Z">
              <w:rPr>
                <w:rStyle w:val="Hipervnculo"/>
                <w:noProof/>
              </w:rPr>
            </w:rPrChange>
          </w:rPr>
          <w:delText>7.5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64" w:author="Alejandro André" w:date="2023-03-05T16:13:00Z">
              <w:rPr>
                <w:rStyle w:val="Hipervnculo"/>
                <w:noProof/>
              </w:rPr>
            </w:rPrChange>
          </w:rPr>
          <w:delText>Post.</w:delText>
        </w:r>
        <w:r w:rsidDel="00520855">
          <w:rPr>
            <w:noProof/>
            <w:webHidden/>
          </w:rPr>
          <w:tab/>
          <w:delText>39</w:delText>
        </w:r>
      </w:del>
    </w:p>
    <w:p w14:paraId="759DF6F5" w14:textId="02E31F84" w:rsidR="001F41BE" w:rsidDel="00520855" w:rsidRDefault="001F41BE" w:rsidP="00520855">
      <w:pPr>
        <w:pStyle w:val="TDC2"/>
        <w:rPr>
          <w:del w:id="565" w:author="Alejandro André" w:date="2023-03-05T16:13:00Z"/>
          <w:rFonts w:eastAsiaTheme="minorEastAsia"/>
          <w:noProof/>
          <w:lang w:eastAsia="es-ES"/>
        </w:rPr>
      </w:pPr>
      <w:del w:id="566" w:author="Alejandro André" w:date="2023-03-05T16:13:00Z">
        <w:r w:rsidRPr="00520855" w:rsidDel="00520855">
          <w:rPr>
            <w:rPrChange w:id="567" w:author="Alejandro André" w:date="2023-03-05T16:13:00Z">
              <w:rPr>
                <w:rStyle w:val="Hipervnculo"/>
                <w:noProof/>
              </w:rPr>
            </w:rPrChange>
          </w:rPr>
          <w:delText>7.6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68" w:author="Alejandro André" w:date="2023-03-05T16:13:00Z">
              <w:rPr>
                <w:rStyle w:val="Hipervnculo"/>
                <w:noProof/>
              </w:rPr>
            </w:rPrChange>
          </w:rPr>
          <w:delText>Etiqueta por Post.</w:delText>
        </w:r>
        <w:r w:rsidDel="00520855">
          <w:rPr>
            <w:noProof/>
            <w:webHidden/>
          </w:rPr>
          <w:tab/>
          <w:delText>39</w:delText>
        </w:r>
      </w:del>
    </w:p>
    <w:p w14:paraId="481815E1" w14:textId="2151FC99" w:rsidR="001F41BE" w:rsidDel="00520855" w:rsidRDefault="001F41BE" w:rsidP="00520855">
      <w:pPr>
        <w:pStyle w:val="TDC2"/>
        <w:rPr>
          <w:del w:id="569" w:author="Alejandro André" w:date="2023-03-05T16:13:00Z"/>
          <w:rFonts w:eastAsiaTheme="minorEastAsia"/>
          <w:noProof/>
          <w:lang w:eastAsia="es-ES"/>
        </w:rPr>
      </w:pPr>
      <w:del w:id="570" w:author="Alejandro André" w:date="2023-03-05T16:13:00Z">
        <w:r w:rsidRPr="00520855" w:rsidDel="00520855">
          <w:rPr>
            <w:rPrChange w:id="571" w:author="Alejandro André" w:date="2023-03-05T16:13:00Z">
              <w:rPr>
                <w:rStyle w:val="Hipervnculo"/>
                <w:noProof/>
              </w:rPr>
            </w:rPrChange>
          </w:rPr>
          <w:delText>7.7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72" w:author="Alejandro André" w:date="2023-03-05T16:13:00Z">
              <w:rPr>
                <w:rStyle w:val="Hipervnculo"/>
                <w:noProof/>
              </w:rPr>
            </w:rPrChange>
          </w:rPr>
          <w:delText>Socio.</w:delText>
        </w:r>
        <w:r w:rsidDel="00520855">
          <w:rPr>
            <w:noProof/>
            <w:webHidden/>
          </w:rPr>
          <w:tab/>
          <w:delText>39</w:delText>
        </w:r>
      </w:del>
    </w:p>
    <w:p w14:paraId="5F0C42C3" w14:textId="563AC6EA" w:rsidR="001F41BE" w:rsidDel="00520855" w:rsidRDefault="001F41BE" w:rsidP="00520855">
      <w:pPr>
        <w:pStyle w:val="TDC2"/>
        <w:rPr>
          <w:del w:id="573" w:author="Alejandro André" w:date="2023-03-05T16:13:00Z"/>
          <w:rFonts w:eastAsiaTheme="minorEastAsia"/>
          <w:noProof/>
          <w:lang w:eastAsia="es-ES"/>
        </w:rPr>
      </w:pPr>
      <w:del w:id="574" w:author="Alejandro André" w:date="2023-03-05T16:13:00Z">
        <w:r w:rsidRPr="00520855" w:rsidDel="00520855">
          <w:rPr>
            <w:rPrChange w:id="575" w:author="Alejandro André" w:date="2023-03-05T16:13:00Z">
              <w:rPr>
                <w:rStyle w:val="Hipervnculo"/>
                <w:noProof/>
              </w:rPr>
            </w:rPrChange>
          </w:rPr>
          <w:delText>7.8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76" w:author="Alejandro André" w:date="2023-03-05T16:13:00Z">
              <w:rPr>
                <w:rStyle w:val="Hipervnculo"/>
                <w:noProof/>
              </w:rPr>
            </w:rPrChange>
          </w:rPr>
          <w:delText>Imagen por ubicación.</w:delText>
        </w:r>
        <w:r w:rsidDel="00520855">
          <w:rPr>
            <w:noProof/>
            <w:webHidden/>
          </w:rPr>
          <w:tab/>
          <w:delText>40</w:delText>
        </w:r>
      </w:del>
    </w:p>
    <w:p w14:paraId="746A0D80" w14:textId="6DF68F3B" w:rsidR="001F41BE" w:rsidDel="00520855" w:rsidRDefault="001F41BE" w:rsidP="00520855">
      <w:pPr>
        <w:pStyle w:val="TDC2"/>
        <w:rPr>
          <w:del w:id="577" w:author="Alejandro André" w:date="2023-03-05T16:13:00Z"/>
          <w:rFonts w:eastAsiaTheme="minorEastAsia"/>
          <w:noProof/>
          <w:lang w:eastAsia="es-ES"/>
        </w:rPr>
      </w:pPr>
      <w:del w:id="578" w:author="Alejandro André" w:date="2023-03-05T16:13:00Z">
        <w:r w:rsidRPr="00520855" w:rsidDel="00520855">
          <w:rPr>
            <w:rPrChange w:id="579" w:author="Alejandro André" w:date="2023-03-05T16:13:00Z">
              <w:rPr>
                <w:rStyle w:val="Hipervnculo"/>
                <w:noProof/>
              </w:rPr>
            </w:rPrChange>
          </w:rPr>
          <w:delText>7.9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80" w:author="Alejandro André" w:date="2023-03-05T16:13:00Z">
              <w:rPr>
                <w:rStyle w:val="Hipervnculo"/>
                <w:noProof/>
              </w:rPr>
            </w:rPrChange>
          </w:rPr>
          <w:delText>Imagen por barrio.</w:delText>
        </w:r>
        <w:r w:rsidDel="00520855">
          <w:rPr>
            <w:noProof/>
            <w:webHidden/>
          </w:rPr>
          <w:tab/>
          <w:delText>40</w:delText>
        </w:r>
      </w:del>
    </w:p>
    <w:p w14:paraId="2394DF76" w14:textId="50D505DC" w:rsidR="001F41BE" w:rsidDel="00520855" w:rsidRDefault="001F41BE" w:rsidP="00520855">
      <w:pPr>
        <w:pStyle w:val="TDC2"/>
        <w:rPr>
          <w:del w:id="581" w:author="Alejandro André" w:date="2023-03-05T16:13:00Z"/>
          <w:rFonts w:eastAsiaTheme="minorEastAsia"/>
          <w:noProof/>
          <w:lang w:eastAsia="es-ES"/>
        </w:rPr>
      </w:pPr>
      <w:del w:id="582" w:author="Alejandro André" w:date="2023-03-05T16:13:00Z">
        <w:r w:rsidRPr="00520855" w:rsidDel="00520855">
          <w:rPr>
            <w:rPrChange w:id="583" w:author="Alejandro André" w:date="2023-03-05T16:13:00Z">
              <w:rPr>
                <w:rStyle w:val="Hipervnculo"/>
                <w:noProof/>
              </w:rPr>
            </w:rPrChange>
          </w:rPr>
          <w:delText>7.10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84" w:author="Alejandro André" w:date="2023-03-05T16:13:00Z">
              <w:rPr>
                <w:rStyle w:val="Hipervnculo"/>
                <w:noProof/>
              </w:rPr>
            </w:rPrChange>
          </w:rPr>
          <w:delText>Imagen por edificio.</w:delText>
        </w:r>
        <w:r w:rsidDel="00520855">
          <w:rPr>
            <w:noProof/>
            <w:webHidden/>
          </w:rPr>
          <w:tab/>
          <w:delText>40</w:delText>
        </w:r>
      </w:del>
    </w:p>
    <w:p w14:paraId="214D845E" w14:textId="03623187" w:rsidR="001F41BE" w:rsidDel="00520855" w:rsidRDefault="001F41BE" w:rsidP="00520855">
      <w:pPr>
        <w:pStyle w:val="TDC2"/>
        <w:rPr>
          <w:del w:id="585" w:author="Alejandro André" w:date="2023-03-05T16:13:00Z"/>
          <w:rFonts w:eastAsiaTheme="minorEastAsia"/>
          <w:noProof/>
          <w:lang w:eastAsia="es-ES"/>
        </w:rPr>
      </w:pPr>
      <w:del w:id="586" w:author="Alejandro André" w:date="2023-03-05T16:13:00Z">
        <w:r w:rsidRPr="00520855" w:rsidDel="00520855">
          <w:rPr>
            <w:rPrChange w:id="587" w:author="Alejandro André" w:date="2023-03-05T16:13:00Z">
              <w:rPr>
                <w:rStyle w:val="Hipervnculo"/>
                <w:noProof/>
              </w:rPr>
            </w:rPrChange>
          </w:rPr>
          <w:delText>7.11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88" w:author="Alejandro André" w:date="2023-03-05T16:13:00Z">
              <w:rPr>
                <w:rStyle w:val="Hipervnculo"/>
                <w:noProof/>
              </w:rPr>
            </w:rPrChange>
          </w:rPr>
          <w:delText>Imagen por recurso.</w:delText>
        </w:r>
        <w:r w:rsidDel="00520855">
          <w:rPr>
            <w:noProof/>
            <w:webHidden/>
          </w:rPr>
          <w:tab/>
          <w:delText>41</w:delText>
        </w:r>
      </w:del>
    </w:p>
    <w:p w14:paraId="35DBBD1A" w14:textId="05619E76" w:rsidR="001F41BE" w:rsidDel="00520855" w:rsidRDefault="001F41BE" w:rsidP="00520855">
      <w:pPr>
        <w:pStyle w:val="TDC2"/>
        <w:rPr>
          <w:del w:id="589" w:author="Alejandro André" w:date="2023-03-05T16:13:00Z"/>
          <w:rFonts w:eastAsiaTheme="minorEastAsia"/>
          <w:noProof/>
          <w:lang w:eastAsia="es-ES"/>
        </w:rPr>
      </w:pPr>
      <w:del w:id="590" w:author="Alejandro André" w:date="2023-03-05T16:13:00Z">
        <w:r w:rsidRPr="00520855" w:rsidDel="00520855">
          <w:rPr>
            <w:rPrChange w:id="591" w:author="Alejandro André" w:date="2023-03-05T16:13:00Z">
              <w:rPr>
                <w:rStyle w:val="Hipervnculo"/>
                <w:noProof/>
              </w:rPr>
            </w:rPrChange>
          </w:rPr>
          <w:delText>7.12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92" w:author="Alejandro André" w:date="2023-03-05T16:13:00Z">
              <w:rPr>
                <w:rStyle w:val="Hipervnculo"/>
                <w:noProof/>
              </w:rPr>
            </w:rPrChange>
          </w:rPr>
          <w:delText>Imagen por tipología.</w:delText>
        </w:r>
        <w:r w:rsidDel="00520855">
          <w:rPr>
            <w:noProof/>
            <w:webHidden/>
          </w:rPr>
          <w:tab/>
          <w:delText>41</w:delText>
        </w:r>
      </w:del>
    </w:p>
    <w:p w14:paraId="49F255B4" w14:textId="0D5AC28B" w:rsidR="001F41BE" w:rsidDel="00520855" w:rsidRDefault="001F41BE" w:rsidP="00520855">
      <w:pPr>
        <w:pStyle w:val="TDC2"/>
        <w:rPr>
          <w:del w:id="593" w:author="Alejandro André" w:date="2023-03-05T16:13:00Z"/>
          <w:rFonts w:eastAsiaTheme="minorEastAsia"/>
          <w:noProof/>
          <w:lang w:eastAsia="es-ES"/>
        </w:rPr>
      </w:pPr>
      <w:del w:id="594" w:author="Alejandro André" w:date="2023-03-05T16:13:00Z">
        <w:r w:rsidRPr="00520855" w:rsidDel="00520855">
          <w:rPr>
            <w:rPrChange w:id="595" w:author="Alejandro André" w:date="2023-03-05T16:13:00Z">
              <w:rPr>
                <w:rStyle w:val="Hipervnculo"/>
                <w:noProof/>
              </w:rPr>
            </w:rPrChange>
          </w:rPr>
          <w:delText>7.13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596" w:author="Alejandro André" w:date="2023-03-05T16:13:00Z">
              <w:rPr>
                <w:rStyle w:val="Hipervnculo"/>
                <w:noProof/>
              </w:rPr>
            </w:rPrChange>
          </w:rPr>
          <w:delText>Imagen por país.</w:delText>
        </w:r>
        <w:r w:rsidDel="00520855">
          <w:rPr>
            <w:noProof/>
            <w:webHidden/>
          </w:rPr>
          <w:tab/>
          <w:delText>41</w:delText>
        </w:r>
      </w:del>
    </w:p>
    <w:p w14:paraId="70CEAA43" w14:textId="27206B41" w:rsidR="001F41BE" w:rsidDel="00520855" w:rsidRDefault="001F41BE" w:rsidP="00520855">
      <w:pPr>
        <w:pStyle w:val="TDC2"/>
        <w:rPr>
          <w:del w:id="597" w:author="Alejandro André" w:date="2023-03-05T16:13:00Z"/>
          <w:rFonts w:eastAsiaTheme="minorEastAsia"/>
          <w:noProof/>
          <w:lang w:eastAsia="es-ES"/>
        </w:rPr>
      </w:pPr>
      <w:del w:id="598" w:author="Alejandro André" w:date="2023-03-05T16:13:00Z">
        <w:r w:rsidRPr="00520855" w:rsidDel="00520855">
          <w:rPr>
            <w:rPrChange w:id="599" w:author="Alejandro André" w:date="2023-03-05T16:13:00Z">
              <w:rPr>
                <w:rStyle w:val="Hipervnculo"/>
                <w:noProof/>
              </w:rPr>
            </w:rPrChange>
          </w:rPr>
          <w:delText>7.14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00" w:author="Alejandro André" w:date="2023-03-05T16:13:00Z">
              <w:rPr>
                <w:rStyle w:val="Hipervnculo"/>
                <w:noProof/>
              </w:rPr>
            </w:rPrChange>
          </w:rPr>
          <w:delText>Imagen por provincia.</w:delText>
        </w:r>
        <w:r w:rsidDel="00520855">
          <w:rPr>
            <w:noProof/>
            <w:webHidden/>
          </w:rPr>
          <w:tab/>
          <w:delText>42</w:delText>
        </w:r>
      </w:del>
    </w:p>
    <w:p w14:paraId="4366BE4E" w14:textId="2F8ACBB9" w:rsidR="001F41BE" w:rsidDel="00520855" w:rsidRDefault="001F41BE">
      <w:pPr>
        <w:pStyle w:val="TDC1"/>
        <w:rPr>
          <w:del w:id="601" w:author="Alejandro André" w:date="2023-03-05T16:13:00Z"/>
          <w:rFonts w:eastAsiaTheme="minorEastAsia"/>
          <w:noProof/>
          <w:lang w:eastAsia="es-ES"/>
        </w:rPr>
      </w:pPr>
      <w:del w:id="602" w:author="Alejandro André" w:date="2023-03-05T16:13:00Z">
        <w:r w:rsidRPr="00520855" w:rsidDel="00520855">
          <w:rPr>
            <w:rPrChange w:id="603" w:author="Alejandro André" w:date="2023-03-05T16:13:00Z">
              <w:rPr>
                <w:rStyle w:val="Hipervnculo"/>
                <w:noProof/>
              </w:rPr>
            </w:rPrChange>
          </w:rPr>
          <w:delText>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04" w:author="Alejandro André" w:date="2023-03-05T16:13:00Z">
              <w:rPr>
                <w:rStyle w:val="Hipervnculo"/>
                <w:noProof/>
              </w:rPr>
            </w:rPrChange>
          </w:rPr>
          <w:delText>Auxiliares.</w:delText>
        </w:r>
        <w:r w:rsidDel="00520855">
          <w:rPr>
            <w:noProof/>
            <w:webHidden/>
          </w:rPr>
          <w:tab/>
          <w:delText>43</w:delText>
        </w:r>
      </w:del>
    </w:p>
    <w:p w14:paraId="579F9AD0" w14:textId="731E9D38" w:rsidR="001F41BE" w:rsidDel="00520855" w:rsidRDefault="001F41BE" w:rsidP="00520855">
      <w:pPr>
        <w:pStyle w:val="TDC2"/>
        <w:rPr>
          <w:del w:id="605" w:author="Alejandro André" w:date="2023-03-05T16:13:00Z"/>
          <w:rFonts w:eastAsiaTheme="minorEastAsia"/>
          <w:noProof/>
          <w:lang w:eastAsia="es-ES"/>
        </w:rPr>
      </w:pPr>
      <w:del w:id="606" w:author="Alejandro André" w:date="2023-03-05T16:13:00Z">
        <w:r w:rsidRPr="00520855" w:rsidDel="00520855">
          <w:rPr>
            <w:rPrChange w:id="607" w:author="Alejandro André" w:date="2023-03-05T16:13:00Z">
              <w:rPr>
                <w:rStyle w:val="Hipervnculo"/>
                <w:noProof/>
              </w:rPr>
            </w:rPrChange>
          </w:rPr>
          <w:delText>8.1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08" w:author="Alejandro André" w:date="2023-03-05T16:13:00Z">
              <w:rPr>
                <w:rStyle w:val="Hipervnculo"/>
                <w:noProof/>
              </w:rPr>
            </w:rPrChange>
          </w:rPr>
          <w:delText>Marca o segmento.</w:delText>
        </w:r>
        <w:r w:rsidDel="00520855">
          <w:rPr>
            <w:noProof/>
            <w:webHidden/>
          </w:rPr>
          <w:tab/>
          <w:delText>43</w:delText>
        </w:r>
      </w:del>
    </w:p>
    <w:p w14:paraId="21030DA8" w14:textId="0C3A5D5A" w:rsidR="001F41BE" w:rsidDel="00520855" w:rsidRDefault="001F41BE" w:rsidP="00520855">
      <w:pPr>
        <w:pStyle w:val="TDC2"/>
        <w:rPr>
          <w:del w:id="609" w:author="Alejandro André" w:date="2023-03-05T16:13:00Z"/>
          <w:rFonts w:eastAsiaTheme="minorEastAsia"/>
          <w:noProof/>
          <w:lang w:eastAsia="es-ES"/>
        </w:rPr>
      </w:pPr>
      <w:del w:id="610" w:author="Alejandro André" w:date="2023-03-05T16:13:00Z">
        <w:r w:rsidRPr="00520855" w:rsidDel="00520855">
          <w:rPr>
            <w:rPrChange w:id="611" w:author="Alejandro André" w:date="2023-03-05T16:13:00Z">
              <w:rPr>
                <w:rStyle w:val="Hipervnculo"/>
                <w:noProof/>
              </w:rPr>
            </w:rPrChange>
          </w:rPr>
          <w:delText>8.2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12" w:author="Alejandro André" w:date="2023-03-05T16:13:00Z">
              <w:rPr>
                <w:rStyle w:val="Hipervnculo"/>
                <w:noProof/>
              </w:rPr>
            </w:rPrChange>
          </w:rPr>
          <w:delText>Escuela / Empresa.</w:delText>
        </w:r>
        <w:r w:rsidDel="00520855">
          <w:rPr>
            <w:noProof/>
            <w:webHidden/>
          </w:rPr>
          <w:tab/>
          <w:delText>43</w:delText>
        </w:r>
      </w:del>
    </w:p>
    <w:p w14:paraId="0D2FB5AF" w14:textId="2C709D0F" w:rsidR="001F41BE" w:rsidDel="00520855" w:rsidRDefault="001F41BE" w:rsidP="00520855">
      <w:pPr>
        <w:pStyle w:val="TDC2"/>
        <w:rPr>
          <w:del w:id="613" w:author="Alejandro André" w:date="2023-03-05T16:13:00Z"/>
          <w:rFonts w:eastAsiaTheme="minorEastAsia"/>
          <w:noProof/>
          <w:lang w:eastAsia="es-ES"/>
        </w:rPr>
      </w:pPr>
      <w:del w:id="614" w:author="Alejandro André" w:date="2023-03-05T16:13:00Z">
        <w:r w:rsidRPr="00520855" w:rsidDel="00520855">
          <w:rPr>
            <w:rPrChange w:id="615" w:author="Alejandro André" w:date="2023-03-05T16:13:00Z">
              <w:rPr>
                <w:rStyle w:val="Hipervnculo"/>
                <w:noProof/>
              </w:rPr>
            </w:rPrChange>
          </w:rPr>
          <w:delText>8.3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16" w:author="Alejandro André" w:date="2023-03-05T16:13:00Z">
              <w:rPr>
                <w:rStyle w:val="Hipervnculo"/>
                <w:noProof/>
              </w:rPr>
            </w:rPrChange>
          </w:rPr>
          <w:delText>Parámetros.</w:delText>
        </w:r>
        <w:r w:rsidDel="00520855">
          <w:rPr>
            <w:noProof/>
            <w:webHidden/>
          </w:rPr>
          <w:tab/>
          <w:delText>44</w:delText>
        </w:r>
      </w:del>
    </w:p>
    <w:p w14:paraId="7A59B145" w14:textId="7439C7BB" w:rsidR="001F41BE" w:rsidDel="00520855" w:rsidRDefault="001F41BE" w:rsidP="00520855">
      <w:pPr>
        <w:pStyle w:val="TDC2"/>
        <w:rPr>
          <w:del w:id="617" w:author="Alejandro André" w:date="2023-03-05T16:13:00Z"/>
          <w:rFonts w:eastAsiaTheme="minorEastAsia"/>
          <w:noProof/>
          <w:lang w:eastAsia="es-ES"/>
        </w:rPr>
      </w:pPr>
      <w:del w:id="618" w:author="Alejandro André" w:date="2023-03-05T16:13:00Z">
        <w:r w:rsidRPr="00520855" w:rsidDel="00520855">
          <w:rPr>
            <w:rPrChange w:id="619" w:author="Alejandro André" w:date="2023-03-05T16:13:00Z">
              <w:rPr>
                <w:rStyle w:val="Hipervnculo"/>
                <w:noProof/>
              </w:rPr>
            </w:rPrChange>
          </w:rPr>
          <w:delText>8.4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20" w:author="Alejandro André" w:date="2023-03-05T16:13:00Z">
              <w:rPr>
                <w:rStyle w:val="Hipervnculo"/>
                <w:noProof/>
              </w:rPr>
            </w:rPrChange>
          </w:rPr>
          <w:delText>Género.</w:delText>
        </w:r>
        <w:r w:rsidDel="00520855">
          <w:rPr>
            <w:noProof/>
            <w:webHidden/>
          </w:rPr>
          <w:tab/>
          <w:delText>44</w:delText>
        </w:r>
      </w:del>
    </w:p>
    <w:p w14:paraId="5DF294D5" w14:textId="5F49062B" w:rsidR="001F41BE" w:rsidDel="00520855" w:rsidRDefault="001F41BE" w:rsidP="00520855">
      <w:pPr>
        <w:pStyle w:val="TDC2"/>
        <w:rPr>
          <w:del w:id="621" w:author="Alejandro André" w:date="2023-03-05T16:13:00Z"/>
          <w:rFonts w:eastAsiaTheme="minorEastAsia"/>
          <w:noProof/>
          <w:lang w:eastAsia="es-ES"/>
        </w:rPr>
      </w:pPr>
      <w:del w:id="622" w:author="Alejandro André" w:date="2023-03-05T16:13:00Z">
        <w:r w:rsidRPr="00520855" w:rsidDel="00520855">
          <w:rPr>
            <w:rPrChange w:id="623" w:author="Alejandro André" w:date="2023-03-05T16:13:00Z">
              <w:rPr>
                <w:rStyle w:val="Hipervnculo"/>
                <w:noProof/>
              </w:rPr>
            </w:rPrChange>
          </w:rPr>
          <w:delText>8.5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24" w:author="Alejandro André" w:date="2023-03-05T16:13:00Z">
              <w:rPr>
                <w:rStyle w:val="Hipervnculo"/>
                <w:noProof/>
              </w:rPr>
            </w:rPrChange>
          </w:rPr>
          <w:delText>País.</w:delText>
        </w:r>
        <w:r w:rsidDel="00520855">
          <w:rPr>
            <w:noProof/>
            <w:webHidden/>
          </w:rPr>
          <w:tab/>
          <w:delText>44</w:delText>
        </w:r>
      </w:del>
    </w:p>
    <w:p w14:paraId="3E449774" w14:textId="6DCB5932" w:rsidR="001F41BE" w:rsidDel="00520855" w:rsidRDefault="001F41BE" w:rsidP="00520855">
      <w:pPr>
        <w:pStyle w:val="TDC2"/>
        <w:rPr>
          <w:del w:id="625" w:author="Alejandro André" w:date="2023-03-05T16:13:00Z"/>
          <w:rFonts w:eastAsiaTheme="minorEastAsia"/>
          <w:noProof/>
          <w:lang w:eastAsia="es-ES"/>
        </w:rPr>
      </w:pPr>
      <w:del w:id="626" w:author="Alejandro André" w:date="2023-03-05T16:13:00Z">
        <w:r w:rsidRPr="00520855" w:rsidDel="00520855">
          <w:rPr>
            <w:rPrChange w:id="627" w:author="Alejandro André" w:date="2023-03-05T16:13:00Z">
              <w:rPr>
                <w:rStyle w:val="Hipervnculo"/>
                <w:noProof/>
              </w:rPr>
            </w:rPrChange>
          </w:rPr>
          <w:delText>8.6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28" w:author="Alejandro André" w:date="2023-03-05T16:13:00Z">
              <w:rPr>
                <w:rStyle w:val="Hipervnculo"/>
                <w:noProof/>
              </w:rPr>
            </w:rPrChange>
          </w:rPr>
          <w:delText>Provincia.</w:delText>
        </w:r>
        <w:r w:rsidDel="00520855">
          <w:rPr>
            <w:noProof/>
            <w:webHidden/>
          </w:rPr>
          <w:tab/>
          <w:delText>44</w:delText>
        </w:r>
      </w:del>
    </w:p>
    <w:p w14:paraId="68732271" w14:textId="43B1CB7A" w:rsidR="001F41BE" w:rsidDel="00520855" w:rsidRDefault="001F41BE" w:rsidP="00520855">
      <w:pPr>
        <w:pStyle w:val="TDC2"/>
        <w:rPr>
          <w:del w:id="629" w:author="Alejandro André" w:date="2023-03-05T16:13:00Z"/>
          <w:rFonts w:eastAsiaTheme="minorEastAsia"/>
          <w:noProof/>
          <w:lang w:eastAsia="es-ES"/>
        </w:rPr>
      </w:pPr>
      <w:del w:id="630" w:author="Alejandro André" w:date="2023-03-05T16:13:00Z">
        <w:r w:rsidRPr="00520855" w:rsidDel="00520855">
          <w:rPr>
            <w:rPrChange w:id="631" w:author="Alejandro André" w:date="2023-03-05T16:13:00Z">
              <w:rPr>
                <w:rStyle w:val="Hipervnculo"/>
                <w:noProof/>
              </w:rPr>
            </w:rPrChange>
          </w:rPr>
          <w:delText>8.7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32" w:author="Alejandro André" w:date="2023-03-05T16:13:00Z">
              <w:rPr>
                <w:rStyle w:val="Hipervnculo"/>
                <w:noProof/>
              </w:rPr>
            </w:rPrChange>
          </w:rPr>
          <w:delText>Idioma.</w:delText>
        </w:r>
        <w:r w:rsidDel="00520855">
          <w:rPr>
            <w:noProof/>
            <w:webHidden/>
          </w:rPr>
          <w:tab/>
          <w:delText>45</w:delText>
        </w:r>
      </w:del>
    </w:p>
    <w:p w14:paraId="23FD3912" w14:textId="1523E963" w:rsidR="001F41BE" w:rsidDel="00520855" w:rsidRDefault="001F41BE" w:rsidP="00520855">
      <w:pPr>
        <w:pStyle w:val="TDC2"/>
        <w:rPr>
          <w:del w:id="633" w:author="Alejandro André" w:date="2023-03-05T16:13:00Z"/>
          <w:rFonts w:eastAsiaTheme="minorEastAsia"/>
          <w:noProof/>
          <w:lang w:eastAsia="es-ES"/>
        </w:rPr>
      </w:pPr>
      <w:del w:id="634" w:author="Alejandro André" w:date="2023-03-05T16:13:00Z">
        <w:r w:rsidRPr="00520855" w:rsidDel="00520855">
          <w:rPr>
            <w:rPrChange w:id="635" w:author="Alejandro André" w:date="2023-03-05T16:13:00Z">
              <w:rPr>
                <w:rStyle w:val="Hipervnculo"/>
                <w:noProof/>
              </w:rPr>
            </w:rPrChange>
          </w:rPr>
          <w:delText>8.8</w:delText>
        </w:r>
        <w:r w:rsidDel="00520855">
          <w:rPr>
            <w:rFonts w:eastAsiaTheme="minorEastAsia"/>
            <w:noProof/>
            <w:lang w:eastAsia="es-ES"/>
          </w:rPr>
          <w:tab/>
        </w:r>
        <w:r w:rsidRPr="00520855" w:rsidDel="00520855">
          <w:rPr>
            <w:rPrChange w:id="636" w:author="Alejandro André" w:date="2023-03-05T16:13:00Z">
              <w:rPr>
                <w:rStyle w:val="Hipervnculo"/>
                <w:noProof/>
              </w:rPr>
            </w:rPrChange>
          </w:rPr>
          <w:delText>Tipo de identificación.</w:delText>
        </w:r>
        <w:r w:rsidDel="00520855">
          <w:rPr>
            <w:noProof/>
            <w:webHidden/>
          </w:rPr>
          <w:tab/>
          <w:delText>45</w:delText>
        </w:r>
      </w:del>
    </w:p>
    <w:p w14:paraId="4BFE7F40" w14:textId="44833038" w:rsidR="00156583" w:rsidRDefault="00BC10D2" w:rsidP="00ED7EB0">
      <w:pPr>
        <w:pStyle w:val="Ttulo1"/>
      </w:pPr>
      <w:r w:rsidRPr="00524905">
        <w:lastRenderedPageBreak/>
        <w:fldChar w:fldCharType="end"/>
      </w:r>
      <w:bookmarkStart w:id="637" w:name="_Toc128925198"/>
      <w:bookmarkEnd w:id="0"/>
      <w:bookmarkEnd w:id="1"/>
      <w:bookmarkEnd w:id="2"/>
      <w:bookmarkEnd w:id="3"/>
      <w:bookmarkEnd w:id="4"/>
      <w:bookmarkEnd w:id="5"/>
      <w:bookmarkEnd w:id="6"/>
      <w:bookmarkEnd w:id="7"/>
      <w:r w:rsidR="00FF2668">
        <w:t>Introducción.</w:t>
      </w:r>
      <w:bookmarkEnd w:id="637"/>
    </w:p>
    <w:p w14:paraId="3DD56007" w14:textId="202113C4" w:rsidR="00156583" w:rsidRDefault="00BC7CB0" w:rsidP="00071736">
      <w:pPr>
        <w:pStyle w:val="Prrafo"/>
      </w:pPr>
      <w:r>
        <w:t xml:space="preserve">Dado el tamaño del modelo de datos requerido para </w:t>
      </w:r>
      <w:r w:rsidRPr="00071736">
        <w:t>dar</w:t>
      </w:r>
      <w:r>
        <w:t xml:space="preserve"> soporte a la funcionalidad de</w:t>
      </w:r>
      <w:r w:rsidR="00CC397F">
        <w:t xml:space="preserve">l nuevo CORE de </w:t>
      </w:r>
      <w:r w:rsidR="00CC397F" w:rsidRPr="00CC397F">
        <w:rPr>
          <w:rStyle w:val="KeywordCar"/>
        </w:rPr>
        <w:t>Cotown</w:t>
      </w:r>
      <w:r>
        <w:t xml:space="preserve"> y el número de entidades identificado, el modelo de entidad/relación se estructura por subdominios</w:t>
      </w:r>
      <w:r w:rsidR="007602CD">
        <w:t>:</w:t>
      </w:r>
    </w:p>
    <w:p w14:paraId="05496407" w14:textId="274A2104" w:rsidR="00071736" w:rsidRPr="00520855" w:rsidRDefault="00071736" w:rsidP="00520855">
      <w:pPr>
        <w:pStyle w:val="Ttulo5"/>
      </w:pPr>
      <w:r>
        <w:t>Usuarios/Actores.</w:t>
      </w:r>
    </w:p>
    <w:p w14:paraId="6BA0CE3E" w14:textId="2F35354A" w:rsidR="00071736" w:rsidRPr="00071736" w:rsidRDefault="00071736" w:rsidP="00071736">
      <w:pPr>
        <w:pStyle w:val="Prrafo"/>
      </w:pPr>
      <w:r>
        <w:t>Entidades que almacenan información relacionada con los usuarios del nuevo CORE: clientes, proveedores y usuarios internos.</w:t>
      </w:r>
    </w:p>
    <w:p w14:paraId="77F5A144" w14:textId="77777777" w:rsidR="00FC07BB" w:rsidRDefault="00FC07BB" w:rsidP="00520855">
      <w:pPr>
        <w:pStyle w:val="Ttulo5"/>
      </w:pPr>
      <w:r>
        <w:t>Documentación.</w:t>
      </w:r>
    </w:p>
    <w:p w14:paraId="25389D93" w14:textId="77777777" w:rsidR="00FC07BB" w:rsidRDefault="00FC07BB" w:rsidP="00FC07BB">
      <w:pPr>
        <w:pStyle w:val="Prrafo"/>
      </w:pPr>
      <w:r>
        <w:t>Documentos necesarios para la consideración de los clientes, como documentos de identificación, nóminas, matrículas escolares, etc.</w:t>
      </w:r>
    </w:p>
    <w:p w14:paraId="6FE17F8F" w14:textId="715CC14F" w:rsidR="00A17BE2" w:rsidRDefault="00071736" w:rsidP="00520855">
      <w:pPr>
        <w:pStyle w:val="Ttulo5"/>
      </w:pPr>
      <w:r>
        <w:t>Recursos.</w:t>
      </w:r>
    </w:p>
    <w:p w14:paraId="475382A5" w14:textId="23091C4A" w:rsidR="00071736" w:rsidRDefault="00071736" w:rsidP="00071736">
      <w:pPr>
        <w:pStyle w:val="Prrafo"/>
      </w:pPr>
      <w:r>
        <w:t xml:space="preserve">Entidades que almacenan información relacionada con los activos gestionados por </w:t>
      </w:r>
      <w:r w:rsidRPr="00071736">
        <w:rPr>
          <w:rStyle w:val="KeywordCar"/>
        </w:rPr>
        <w:t>Cotown</w:t>
      </w:r>
      <w:r>
        <w:t xml:space="preserve"> y que forman parte de los servicios ofrecidos: edificios, pisos, habitaciones y plazas.</w:t>
      </w:r>
    </w:p>
    <w:p w14:paraId="48510421" w14:textId="3B3FBFA0" w:rsidR="00071736" w:rsidRDefault="00071736" w:rsidP="00520855">
      <w:pPr>
        <w:pStyle w:val="Ttulo5"/>
      </w:pPr>
      <w:r>
        <w:t>Reservas.</w:t>
      </w:r>
    </w:p>
    <w:p w14:paraId="6F899B76" w14:textId="04BA91F7" w:rsidR="00071736" w:rsidRDefault="00071736" w:rsidP="00071736">
      <w:pPr>
        <w:pStyle w:val="Prrafo"/>
      </w:pPr>
      <w:r>
        <w:t>Información sobre las solicitudes y reservas de recursos por parte de los clientes, y gestión de todo el proceso.</w:t>
      </w:r>
    </w:p>
    <w:p w14:paraId="20355EC3" w14:textId="4824FFFA" w:rsidR="00071736" w:rsidRDefault="00071736" w:rsidP="00520855">
      <w:pPr>
        <w:pStyle w:val="Ttulo5"/>
      </w:pPr>
      <w:r>
        <w:t>Facturación</w:t>
      </w:r>
    </w:p>
    <w:p w14:paraId="4E7D0245" w14:textId="345EF6A1" w:rsidR="00071736" w:rsidRDefault="00071736" w:rsidP="00071736">
      <w:pPr>
        <w:pStyle w:val="Prrafo"/>
      </w:pPr>
      <w:r>
        <w:t>Entidades que almacenan los documentos relacionados con el proceso de facturación y pago.</w:t>
      </w:r>
    </w:p>
    <w:p w14:paraId="0E4891D0" w14:textId="449E2014" w:rsidR="006B6B32" w:rsidRDefault="006B6B32" w:rsidP="00520855">
      <w:pPr>
        <w:pStyle w:val="Ttulo5"/>
      </w:pPr>
      <w:r>
        <w:t>Marketing</w:t>
      </w:r>
    </w:p>
    <w:p w14:paraId="110E8CCA" w14:textId="06ACF564" w:rsidR="006B6B32" w:rsidRDefault="006B6B32" w:rsidP="006B6B32">
      <w:pPr>
        <w:pStyle w:val="Prrafo"/>
      </w:pPr>
      <w:r>
        <w:t>Gestión de contenidos para las webs de Cotown.</w:t>
      </w:r>
    </w:p>
    <w:p w14:paraId="6BD20946" w14:textId="07337DBE" w:rsidR="00071736" w:rsidRDefault="00071736" w:rsidP="00520855">
      <w:pPr>
        <w:pStyle w:val="Ttulo5"/>
      </w:pPr>
      <w:r>
        <w:t>Auxiliares</w:t>
      </w:r>
    </w:p>
    <w:p w14:paraId="5D6B835D" w14:textId="24551335" w:rsidR="00071736" w:rsidRPr="00071736" w:rsidRDefault="00F90316" w:rsidP="00071736">
      <w:pPr>
        <w:pStyle w:val="Prrafo"/>
      </w:pPr>
      <w:r>
        <w:t>Otras e</w:t>
      </w:r>
      <w:r w:rsidR="00071736">
        <w:t>ntidades auxiliares.</w:t>
      </w:r>
    </w:p>
    <w:p w14:paraId="0887EBEE" w14:textId="77777777" w:rsidR="00F90316" w:rsidRDefault="00F90316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28EC913B" w14:textId="34DA7044" w:rsidR="002A74D0" w:rsidRDefault="00525713" w:rsidP="00FF2668">
      <w:pPr>
        <w:pStyle w:val="Ttulo1"/>
      </w:pPr>
      <w:bookmarkStart w:id="638" w:name="_Toc123552866"/>
      <w:bookmarkStart w:id="639" w:name="_Toc128925199"/>
      <w:r>
        <w:lastRenderedPageBreak/>
        <w:t>Usuarios/</w:t>
      </w:r>
      <w:r w:rsidR="002A74D0">
        <w:t>Actores.</w:t>
      </w:r>
      <w:bookmarkEnd w:id="638"/>
      <w:bookmarkEnd w:id="639"/>
    </w:p>
    <w:p w14:paraId="0CF1B65D" w14:textId="0A03614B" w:rsidR="002A74D0" w:rsidRDefault="0033589C" w:rsidP="006A69D6">
      <w:pPr>
        <w:pStyle w:val="Prrafo"/>
      </w:pPr>
      <w:r>
        <w:t xml:space="preserve">Este grupo de entidades contienen información sobre los actores del sistema: propietarios, </w:t>
      </w:r>
      <w:r w:rsidR="006A69D6">
        <w:t xml:space="preserve">intermediarios, </w:t>
      </w:r>
      <w:r>
        <w:t>inquilinos, socios, usuarios en general, etc.</w:t>
      </w:r>
    </w:p>
    <w:p w14:paraId="3EB8324B" w14:textId="68DB8CF4" w:rsidR="00B633CA" w:rsidRDefault="00E449A5" w:rsidP="006A69D6">
      <w:pPr>
        <w:pStyle w:val="Prrafo"/>
      </w:pPr>
      <w:r>
        <w:rPr>
          <w:noProof/>
        </w:rPr>
        <w:drawing>
          <wp:inline distT="0" distB="0" distL="0" distR="0" wp14:anchorId="01CEBB9C" wp14:editId="28C77144">
            <wp:extent cx="5759450" cy="4742180"/>
            <wp:effectExtent l="0" t="0" r="0" b="0"/>
            <wp:docPr id="4" name="Imagen 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7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F1AD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bookmarkStart w:id="640" w:name="_Toc123552867"/>
      <w:r>
        <w:br w:type="page"/>
      </w:r>
    </w:p>
    <w:p w14:paraId="24B1F86E" w14:textId="75692FE2" w:rsidR="00202134" w:rsidRPr="003E33A6" w:rsidRDefault="00AC4A84" w:rsidP="00911D0E">
      <w:pPr>
        <w:pStyle w:val="Ttulo2"/>
      </w:pPr>
      <w:bookmarkStart w:id="641" w:name="_Toc128925200"/>
      <w:r>
        <w:lastRenderedPageBreak/>
        <w:t xml:space="preserve">Proveedor: </w:t>
      </w:r>
      <w:r w:rsidR="00202134">
        <w:t>Propietario</w:t>
      </w:r>
      <w:r w:rsidR="008E3248">
        <w:t xml:space="preserve">, </w:t>
      </w:r>
      <w:r>
        <w:t>Empresa de servicios.</w:t>
      </w:r>
      <w:bookmarkEnd w:id="640"/>
      <w:bookmarkEnd w:id="641"/>
    </w:p>
    <w:p w14:paraId="5A946029" w14:textId="4126D7B2" w:rsidR="00202134" w:rsidRDefault="00202134" w:rsidP="00202134">
      <w:pPr>
        <w:pStyle w:val="Prrafo"/>
      </w:pPr>
      <w:r>
        <w:t>Personas físicas o jurídicas que ostentan la propiedad de los recursos gestionados</w:t>
      </w:r>
      <w:r w:rsidR="00975E58">
        <w:t>,</w:t>
      </w:r>
      <w:r w:rsidR="00CD6130">
        <w:t xml:space="preserve"> proporcionan servicios, y pueden emitir facturas.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202134" w:rsidRPr="00532F07" w14:paraId="1052D3BC" w14:textId="77777777" w:rsidTr="0020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0939FAAF" w14:textId="7BF7AA0E" w:rsidR="00202134" w:rsidRPr="00202134" w:rsidRDefault="00826E8B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</w:t>
            </w:r>
          </w:p>
        </w:tc>
      </w:tr>
      <w:tr w:rsidR="00202134" w:rsidRPr="003872F5" w14:paraId="0448B52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9183B3" w14:textId="77777777" w:rsidR="00202134" w:rsidRPr="003872F5" w:rsidRDefault="0020213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7650E7" w14:textId="77777777" w:rsidR="00202134" w:rsidRPr="003872F5" w:rsidRDefault="0020213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F0A96D1" w14:textId="77777777" w:rsidR="00202134" w:rsidRPr="003872F5" w:rsidRDefault="0020213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8D2B1B" w:rsidRPr="00532F07" w14:paraId="478232B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CF79AE5" w14:textId="77777777" w:rsidR="008D2B1B" w:rsidRPr="00CE0D1F" w:rsidRDefault="008D2B1B" w:rsidP="008D2B1B">
            <w:pPr>
              <w:pStyle w:val="Celda"/>
              <w:rPr>
                <w:b w:val="0"/>
              </w:rPr>
            </w:pPr>
            <w:r>
              <w:rPr>
                <w:b w:val="0"/>
              </w:rPr>
              <w:t>UserId</w:t>
            </w:r>
          </w:p>
        </w:tc>
        <w:tc>
          <w:tcPr>
            <w:tcW w:w="480" w:type="dxa"/>
            <w:shd w:val="clear" w:color="auto" w:fill="auto"/>
          </w:tcPr>
          <w:p w14:paraId="11FDF5D9" w14:textId="77777777" w:rsidR="008D2B1B" w:rsidRPr="003872F5" w:rsidRDefault="008D2B1B" w:rsidP="008D2B1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56CD3137" w14:textId="77777777" w:rsidR="008D2B1B" w:rsidRPr="003872F5" w:rsidRDefault="008D2B1B" w:rsidP="008D2B1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4473" w:type="dxa"/>
            <w:shd w:val="clear" w:color="auto" w:fill="auto"/>
          </w:tcPr>
          <w:p w14:paraId="18E5EB57" w14:textId="358297A3" w:rsidR="008D2B1B" w:rsidRPr="003872F5" w:rsidRDefault="008D2B1B" w:rsidP="008D2B1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usuario</w:t>
            </w:r>
          </w:p>
        </w:tc>
      </w:tr>
      <w:tr w:rsidR="00BE467F" w:rsidRPr="00532F07" w14:paraId="1F88553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C388DF7" w14:textId="51711EDC" w:rsidR="00BE467F" w:rsidRDefault="00BE467F" w:rsidP="00BE467F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00AB1813" w14:textId="77777777" w:rsidR="00BE467F" w:rsidRDefault="00BE467F" w:rsidP="00BE467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EC73997" w14:textId="77777777" w:rsidR="00BE467F" w:rsidRDefault="00BE467F" w:rsidP="00BE467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BF92188" w14:textId="29A0B706" w:rsidR="00BE467F" w:rsidRDefault="00BE467F" w:rsidP="00BE467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persona, </w:t>
            </w:r>
            <w:r w:rsidRPr="00FC31B7">
              <w:rPr>
                <w:shd w:val="clear" w:color="auto" w:fill="EAF1DD" w:themeFill="accent3" w:themeFillTint="33"/>
              </w:rPr>
              <w:t>física</w:t>
            </w:r>
            <w:r>
              <w:t xml:space="preserve"> o </w:t>
            </w:r>
            <w:r w:rsidRPr="00FC31B7">
              <w:rPr>
                <w:shd w:val="clear" w:color="auto" w:fill="DBE5F1" w:themeFill="accent1" w:themeFillTint="33"/>
              </w:rPr>
              <w:t>jurídica</w:t>
            </w:r>
          </w:p>
        </w:tc>
      </w:tr>
      <w:tr w:rsidR="004D2362" w:rsidRPr="00532F07" w14:paraId="21EE7B3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4243F49" w14:textId="06D93366" w:rsidR="004D2362" w:rsidRDefault="004D2362" w:rsidP="004D2362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ProviderTypeId</w:t>
            </w:r>
          </w:p>
        </w:tc>
        <w:tc>
          <w:tcPr>
            <w:tcW w:w="480" w:type="dxa"/>
            <w:shd w:val="clear" w:color="auto" w:fill="auto"/>
          </w:tcPr>
          <w:p w14:paraId="5D9CC3D6" w14:textId="77777777" w:rsidR="004D2362" w:rsidRDefault="004D2362" w:rsidP="004D236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6211CD4B" w14:textId="1B77980D" w:rsidR="004D2362" w:rsidRDefault="004D2362" w:rsidP="004D236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proveedor</w:t>
            </w:r>
          </w:p>
        </w:tc>
        <w:tc>
          <w:tcPr>
            <w:tcW w:w="4473" w:type="dxa"/>
            <w:shd w:val="clear" w:color="auto" w:fill="auto"/>
          </w:tcPr>
          <w:p w14:paraId="5FFDAD4E" w14:textId="031F295F" w:rsidR="004D2362" w:rsidRPr="00826E8B" w:rsidRDefault="004D2362" w:rsidP="004D236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proveedor</w:t>
            </w:r>
          </w:p>
        </w:tc>
      </w:tr>
      <w:tr w:rsidR="00826E8B" w:rsidRPr="00532F07" w14:paraId="47A2FF5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4E3C5DC9" w14:textId="52C3716B" w:rsidR="00826E8B" w:rsidRDefault="007901F6" w:rsidP="00826E8B">
            <w:pPr>
              <w:pStyle w:val="Celda"/>
              <w:rPr>
                <w:b w:val="0"/>
              </w:rPr>
            </w:pPr>
            <w:r>
              <w:rPr>
                <w:b w:val="0"/>
              </w:rPr>
              <w:t>Id</w:t>
            </w:r>
            <w:r w:rsidR="00826E8B">
              <w:rPr>
                <w:b w:val="0"/>
              </w:rPr>
              <w:t>TypeId</w:t>
            </w:r>
          </w:p>
        </w:tc>
        <w:tc>
          <w:tcPr>
            <w:tcW w:w="480" w:type="dxa"/>
            <w:shd w:val="clear" w:color="auto" w:fill="auto"/>
          </w:tcPr>
          <w:p w14:paraId="7CE6B411" w14:textId="77777777" w:rsidR="00826E8B" w:rsidRDefault="00826E8B" w:rsidP="00826E8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3996FE64" w14:textId="28D49F4E" w:rsidR="00826E8B" w:rsidRDefault="00826E8B" w:rsidP="00826E8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r w:rsidR="00D4729F">
              <w:t>identificación</w:t>
            </w:r>
          </w:p>
        </w:tc>
        <w:tc>
          <w:tcPr>
            <w:tcW w:w="4473" w:type="dxa"/>
            <w:shd w:val="clear" w:color="auto" w:fill="auto"/>
          </w:tcPr>
          <w:p w14:paraId="70AA12E0" w14:textId="77777777" w:rsidR="00826E8B" w:rsidRPr="00826E8B" w:rsidRDefault="00826E8B" w:rsidP="00826E8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Identificador del tipo de documento ID</w:t>
            </w:r>
          </w:p>
        </w:tc>
      </w:tr>
      <w:tr w:rsidR="002C5981" w:rsidRPr="00826E8B" w14:paraId="54C42DD0" w14:textId="77777777" w:rsidTr="00826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BBC26A2" w14:textId="6B266571" w:rsidR="002C5981" w:rsidRDefault="00B22230" w:rsidP="002C5981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80" w:type="dxa"/>
            <w:shd w:val="clear" w:color="auto" w:fill="auto"/>
          </w:tcPr>
          <w:p w14:paraId="3C22DD3C" w14:textId="10A011B6" w:rsidR="002C5981" w:rsidRDefault="00683C8E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141" w:type="dxa"/>
            <w:shd w:val="clear" w:color="auto" w:fill="auto"/>
          </w:tcPr>
          <w:p w14:paraId="208E0C1C" w14:textId="77777777" w:rsidR="002C5981" w:rsidRPr="00826E8B" w:rsidRDefault="002C5981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473" w:type="dxa"/>
            <w:shd w:val="clear" w:color="auto" w:fill="auto"/>
          </w:tcPr>
          <w:p w14:paraId="04734253" w14:textId="7B3F6FD7" w:rsidR="002C5981" w:rsidRPr="00826E8B" w:rsidRDefault="00C62355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Identificación fiscal</w:t>
            </w:r>
          </w:p>
        </w:tc>
      </w:tr>
      <w:tr w:rsidR="002C5981" w:rsidRPr="00532F07" w14:paraId="6FC4D309" w14:textId="77777777" w:rsidTr="00826E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9881879" w14:textId="755A6D8A" w:rsidR="002C5981" w:rsidRDefault="002C5981" w:rsidP="002C5981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251FDA3D" w14:textId="77777777" w:rsidR="002C5981" w:rsidRDefault="002C5981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2041F70" w14:textId="77777777" w:rsidR="002C5981" w:rsidRDefault="002C5981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0336FE42" w14:textId="4DF6414D" w:rsidR="002C5981" w:rsidRPr="00826E8B" w:rsidRDefault="002C5981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Nombre de la empresa o de</w:t>
            </w:r>
            <w:r w:rsidR="0027507D">
              <w:t xml:space="preserve"> </w:t>
            </w:r>
            <w:r w:rsidRPr="00826E8B">
              <w:t>l</w:t>
            </w:r>
            <w:r w:rsidR="0027507D">
              <w:t>a persona física</w:t>
            </w:r>
          </w:p>
        </w:tc>
      </w:tr>
      <w:tr w:rsidR="00BE467F" w14:paraId="00C85684" w14:textId="77777777" w:rsidTr="00826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20582F83" w14:textId="77777777" w:rsidR="00BE467F" w:rsidRPr="00CE0D1F" w:rsidRDefault="00BE467F" w:rsidP="00BE467F">
            <w:pPr>
              <w:pStyle w:val="Celda"/>
              <w:rPr>
                <w:b w:val="0"/>
              </w:rPr>
            </w:pPr>
            <w:r>
              <w:rPr>
                <w:b w:val="0"/>
              </w:rPr>
              <w:t>LastName</w:t>
            </w:r>
          </w:p>
        </w:tc>
        <w:tc>
          <w:tcPr>
            <w:tcW w:w="480" w:type="dxa"/>
            <w:shd w:val="clear" w:color="auto" w:fill="auto"/>
          </w:tcPr>
          <w:p w14:paraId="722377CC" w14:textId="77777777" w:rsidR="00BE467F" w:rsidRDefault="00BE467F" w:rsidP="00BE467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5B7CAB0" w14:textId="77777777" w:rsidR="00BE467F" w:rsidRDefault="00BE467F" w:rsidP="00BE467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06E7AC44" w14:textId="1389857F" w:rsidR="00BE467F" w:rsidRPr="00826E8B" w:rsidRDefault="00BE467F" w:rsidP="00BE467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 xml:space="preserve">Apellidos de la persona </w:t>
            </w:r>
            <w:r w:rsidR="00CF53B4">
              <w:t>física</w:t>
            </w:r>
          </w:p>
        </w:tc>
      </w:tr>
      <w:tr w:rsidR="00202134" w:rsidRPr="00532F07" w14:paraId="4D12457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B699266" w14:textId="10F53C9A" w:rsidR="00202134" w:rsidRDefault="0020213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Address</w:t>
            </w:r>
          </w:p>
        </w:tc>
        <w:tc>
          <w:tcPr>
            <w:tcW w:w="480" w:type="dxa"/>
            <w:shd w:val="clear" w:color="auto" w:fill="auto"/>
          </w:tcPr>
          <w:p w14:paraId="7C222D7D" w14:textId="77777777" w:rsidR="00202134" w:rsidRDefault="0020213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6381DD4" w14:textId="77777777" w:rsidR="00202134" w:rsidRDefault="0020213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1DD2CF2" w14:textId="12AFEF65" w:rsidR="00202134" w:rsidRPr="00826E8B" w:rsidRDefault="0020213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Dirección postal</w:t>
            </w:r>
          </w:p>
        </w:tc>
      </w:tr>
      <w:tr w:rsidR="00202134" w:rsidRPr="00532F07" w14:paraId="0C5EC74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11A3099" w14:textId="0944E17A" w:rsidR="00202134" w:rsidRDefault="0020213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Zip</w:t>
            </w:r>
          </w:p>
        </w:tc>
        <w:tc>
          <w:tcPr>
            <w:tcW w:w="480" w:type="dxa"/>
            <w:shd w:val="clear" w:color="auto" w:fill="auto"/>
          </w:tcPr>
          <w:p w14:paraId="34C71076" w14:textId="77777777" w:rsidR="00202134" w:rsidRDefault="0020213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3CF3F28" w14:textId="77777777" w:rsidR="00202134" w:rsidRDefault="0020213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50B6B586" w14:textId="7E3BAA54" w:rsidR="00202134" w:rsidRDefault="0020213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postal</w:t>
            </w:r>
          </w:p>
        </w:tc>
      </w:tr>
      <w:tr w:rsidR="00F76B21" w:rsidRPr="00532F07" w14:paraId="637A889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2CEB4D6" w14:textId="77777777" w:rsidR="00F76B21" w:rsidRDefault="00F76B21" w:rsidP="00F76B21">
            <w:pPr>
              <w:pStyle w:val="Celda"/>
              <w:rPr>
                <w:b w:val="0"/>
              </w:rPr>
            </w:pPr>
            <w:r>
              <w:rPr>
                <w:b w:val="0"/>
              </w:rPr>
              <w:t>City</w:t>
            </w:r>
          </w:p>
        </w:tc>
        <w:tc>
          <w:tcPr>
            <w:tcW w:w="480" w:type="dxa"/>
            <w:shd w:val="clear" w:color="auto" w:fill="auto"/>
          </w:tcPr>
          <w:p w14:paraId="4EFC2A58" w14:textId="77777777" w:rsidR="00F76B21" w:rsidRDefault="00F76B21" w:rsidP="00F76B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AF15013" w14:textId="77777777" w:rsidR="00F76B21" w:rsidRDefault="00F76B21" w:rsidP="00F76B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5699C07E" w14:textId="77777777" w:rsidR="00F76B21" w:rsidRDefault="00F76B21" w:rsidP="00F76B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Población</w:t>
            </w:r>
          </w:p>
        </w:tc>
      </w:tr>
      <w:tr w:rsidR="00202134" w:rsidRPr="00532F07" w14:paraId="6984D43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AE07A92" w14:textId="7F6CC621" w:rsidR="00202134" w:rsidRDefault="00F76B21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Province</w:t>
            </w:r>
          </w:p>
        </w:tc>
        <w:tc>
          <w:tcPr>
            <w:tcW w:w="480" w:type="dxa"/>
            <w:shd w:val="clear" w:color="auto" w:fill="auto"/>
          </w:tcPr>
          <w:p w14:paraId="70CB2BE6" w14:textId="77777777" w:rsidR="00202134" w:rsidRDefault="0020213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D6006DF" w14:textId="77777777" w:rsidR="00202134" w:rsidRDefault="0020213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7F47DA4" w14:textId="35CC6295" w:rsidR="00202134" w:rsidRDefault="00F76B2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Provincia/Condado</w:t>
            </w:r>
          </w:p>
        </w:tc>
      </w:tr>
      <w:tr w:rsidR="002C5981" w:rsidRPr="00532F07" w14:paraId="6CA3D7D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4FE9E1DD" w14:textId="23B65B3A" w:rsidR="002C5981" w:rsidRDefault="002C5981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CountryId</w:t>
            </w:r>
          </w:p>
        </w:tc>
        <w:tc>
          <w:tcPr>
            <w:tcW w:w="480" w:type="dxa"/>
            <w:shd w:val="clear" w:color="auto" w:fill="auto"/>
          </w:tcPr>
          <w:p w14:paraId="5A8AB619" w14:textId="47797B60" w:rsidR="002C5981" w:rsidRDefault="002C598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1678BC9E" w14:textId="57962E86" w:rsidR="002C5981" w:rsidRDefault="002C598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3" w:type="dxa"/>
            <w:shd w:val="clear" w:color="auto" w:fill="auto"/>
          </w:tcPr>
          <w:p w14:paraId="30E8C394" w14:textId="2926ED90" w:rsidR="002C5981" w:rsidRDefault="00D45AC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</w:tr>
      <w:tr w:rsidR="00254435" w:rsidRPr="00532F07" w14:paraId="1EAD501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E8C2A59" w14:textId="77777777" w:rsidR="00254435" w:rsidRDefault="00254435" w:rsidP="00254435">
            <w:pPr>
              <w:pStyle w:val="Celda"/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4241934A" w14:textId="77777777" w:rsidR="00254435" w:rsidRDefault="00254435" w:rsidP="00254435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68BC5A7E" w14:textId="77777777" w:rsidR="00254435" w:rsidRDefault="00254435" w:rsidP="00254435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1CE88119" w14:textId="77777777" w:rsidR="00254435" w:rsidRDefault="00254435" w:rsidP="00254435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de correo electrónico</w:t>
            </w:r>
          </w:p>
        </w:tc>
      </w:tr>
      <w:tr w:rsidR="00254435" w:rsidRPr="00532F07" w14:paraId="673974B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9E611B6" w14:textId="77777777" w:rsidR="00254435" w:rsidRDefault="00254435" w:rsidP="00254435">
            <w:pPr>
              <w:pStyle w:val="Celda"/>
              <w:rPr>
                <w:b w:val="0"/>
              </w:rPr>
            </w:pPr>
            <w:r>
              <w:rPr>
                <w:b w:val="0"/>
              </w:rPr>
              <w:t>Phones</w:t>
            </w:r>
          </w:p>
        </w:tc>
        <w:tc>
          <w:tcPr>
            <w:tcW w:w="480" w:type="dxa"/>
            <w:shd w:val="clear" w:color="auto" w:fill="auto"/>
          </w:tcPr>
          <w:p w14:paraId="0A427C64" w14:textId="77777777" w:rsidR="00254435" w:rsidRDefault="00254435" w:rsidP="0025443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3AAB2D0" w14:textId="77777777" w:rsidR="00254435" w:rsidRDefault="00254435" w:rsidP="0025443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369AAF07" w14:textId="77777777" w:rsidR="00254435" w:rsidRDefault="00254435" w:rsidP="0025443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Teléfonos de contacto</w:t>
            </w:r>
          </w:p>
        </w:tc>
      </w:tr>
      <w:tr w:rsidR="004939D4" w:rsidRPr="00532F07" w14:paraId="4A2AD5B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C9143B9" w14:textId="446415FD" w:rsidR="004939D4" w:rsidRDefault="004939D4" w:rsidP="002C5981">
            <w:pPr>
              <w:pStyle w:val="Celda"/>
              <w:rPr>
                <w:b w:val="0"/>
              </w:rPr>
            </w:pPr>
            <w:r>
              <w:rPr>
                <w:b w:val="0"/>
              </w:rPr>
              <w:t>BillP</w:t>
            </w:r>
            <w:r w:rsidR="0027507D">
              <w:rPr>
                <w:b w:val="0"/>
              </w:rPr>
              <w:t>attern</w:t>
            </w:r>
          </w:p>
        </w:tc>
        <w:tc>
          <w:tcPr>
            <w:tcW w:w="480" w:type="dxa"/>
            <w:shd w:val="clear" w:color="auto" w:fill="auto"/>
          </w:tcPr>
          <w:p w14:paraId="1BDFF2D1" w14:textId="77777777" w:rsidR="004939D4" w:rsidRDefault="004939D4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972F0E6" w14:textId="77777777" w:rsidR="004939D4" w:rsidRDefault="004939D4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9909181" w14:textId="2017895C" w:rsidR="004939D4" w:rsidRDefault="00463D88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Prefijo </w:t>
            </w:r>
            <w:r w:rsidR="0027507D">
              <w:t xml:space="preserve">o patrón </w:t>
            </w:r>
            <w:r>
              <w:t>de las facturas</w:t>
            </w:r>
          </w:p>
        </w:tc>
      </w:tr>
      <w:tr w:rsidR="004939D4" w:rsidRPr="00532F07" w:rsidDel="003010C3" w14:paraId="79D816DC" w14:textId="23F4DDD0" w:rsidTr="00C65818">
        <w:trPr>
          <w:del w:id="642" w:author="Alejandro André" w:date="2023-03-11T19:55:00Z"/>
        </w:trPr>
        <w:tc>
          <w:tcPr>
            <w:tcW w:w="1966" w:type="dxa"/>
            <w:shd w:val="clear" w:color="auto" w:fill="auto"/>
          </w:tcPr>
          <w:p w14:paraId="04E97013" w14:textId="3A9D446A" w:rsidR="004939D4" w:rsidDel="003010C3" w:rsidRDefault="004939D4" w:rsidP="002C5981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del w:id="643" w:author="Alejandro André" w:date="2023-03-11T19:55:00Z"/>
                <w:b w:val="0"/>
              </w:rPr>
            </w:pPr>
            <w:del w:id="644" w:author="Alejandro André" w:date="2023-03-11T19:55:00Z">
              <w:r w:rsidDel="003010C3">
                <w:rPr>
                  <w:b w:val="0"/>
                </w:rPr>
                <w:delText>Bill</w:delText>
              </w:r>
              <w:r w:rsidR="0027507D" w:rsidDel="003010C3">
                <w:rPr>
                  <w:b w:val="0"/>
                </w:rPr>
                <w:delText>Number</w:delText>
              </w:r>
            </w:del>
          </w:p>
        </w:tc>
        <w:tc>
          <w:tcPr>
            <w:tcW w:w="480" w:type="dxa"/>
            <w:shd w:val="clear" w:color="auto" w:fill="auto"/>
          </w:tcPr>
          <w:p w14:paraId="0A7D2C92" w14:textId="3E56578C" w:rsidR="004939D4" w:rsidDel="003010C3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45" w:author="Alejandro André" w:date="2023-03-11T19:55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F23A232" w14:textId="116962D0" w:rsidR="004939D4" w:rsidDel="003010C3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46" w:author="Alejandro André" w:date="2023-03-11T19:55:00Z"/>
              </w:rPr>
            </w:pPr>
          </w:p>
        </w:tc>
        <w:tc>
          <w:tcPr>
            <w:tcW w:w="4473" w:type="dxa"/>
            <w:shd w:val="clear" w:color="auto" w:fill="auto"/>
          </w:tcPr>
          <w:p w14:paraId="15124B1B" w14:textId="6728D15D" w:rsidR="004939D4" w:rsidDel="003010C3" w:rsidRDefault="00463D88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47" w:author="Alejandro André" w:date="2023-03-11T19:55:00Z"/>
              </w:rPr>
            </w:pPr>
            <w:del w:id="648" w:author="Alejandro André" w:date="2023-03-11T19:55:00Z">
              <w:r w:rsidDel="003010C3">
                <w:delText xml:space="preserve">Número de </w:delText>
              </w:r>
              <w:r w:rsidR="0027507D" w:rsidDel="003010C3">
                <w:delText xml:space="preserve">la última </w:delText>
              </w:r>
              <w:r w:rsidDel="003010C3">
                <w:delText>factura</w:delText>
              </w:r>
            </w:del>
          </w:p>
        </w:tc>
      </w:tr>
      <w:tr w:rsidR="004939D4" w:rsidRPr="00532F07" w14:paraId="5518EA6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23A5574" w14:textId="11A99838" w:rsidR="004939D4" w:rsidRDefault="004939D4" w:rsidP="002C5981">
            <w:pPr>
              <w:pStyle w:val="Celda"/>
              <w:rPr>
                <w:b w:val="0"/>
              </w:rPr>
            </w:pPr>
            <w:r>
              <w:rPr>
                <w:b w:val="0"/>
              </w:rPr>
              <w:t>ReceiptP</w:t>
            </w:r>
            <w:r w:rsidR="0027507D">
              <w:rPr>
                <w:b w:val="0"/>
              </w:rPr>
              <w:t>attern</w:t>
            </w:r>
          </w:p>
        </w:tc>
        <w:tc>
          <w:tcPr>
            <w:tcW w:w="480" w:type="dxa"/>
            <w:shd w:val="clear" w:color="auto" w:fill="auto"/>
          </w:tcPr>
          <w:p w14:paraId="12ECECCE" w14:textId="77777777" w:rsidR="004939D4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6454E04" w14:textId="77777777" w:rsidR="004939D4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BCEBC41" w14:textId="5C1BE1A5" w:rsidR="004939D4" w:rsidRDefault="0027507D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Prefijo o patrón </w:t>
            </w:r>
            <w:r w:rsidR="00463D88">
              <w:t>de los recibos</w:t>
            </w:r>
          </w:p>
        </w:tc>
      </w:tr>
      <w:tr w:rsidR="004939D4" w:rsidRPr="00532F07" w:rsidDel="003010C3" w14:paraId="1EC764A4" w14:textId="7D9326FE" w:rsidTr="00C65818">
        <w:trPr>
          <w:del w:id="649" w:author="Alejandro André" w:date="2023-03-11T19:55:00Z"/>
        </w:trPr>
        <w:tc>
          <w:tcPr>
            <w:tcW w:w="1966" w:type="dxa"/>
            <w:shd w:val="clear" w:color="auto" w:fill="auto"/>
          </w:tcPr>
          <w:p w14:paraId="2FF5DBD4" w14:textId="64A519DC" w:rsidR="004939D4" w:rsidDel="003010C3" w:rsidRDefault="004939D4" w:rsidP="002C5981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del w:id="650" w:author="Alejandro André" w:date="2023-03-11T19:55:00Z"/>
                <w:b w:val="0"/>
              </w:rPr>
            </w:pPr>
            <w:del w:id="651" w:author="Alejandro André" w:date="2023-03-11T19:55:00Z">
              <w:r w:rsidDel="003010C3">
                <w:rPr>
                  <w:b w:val="0"/>
                </w:rPr>
                <w:delText>Receipt</w:delText>
              </w:r>
              <w:r w:rsidR="0027507D" w:rsidDel="003010C3">
                <w:rPr>
                  <w:b w:val="0"/>
                </w:rPr>
                <w:delText>Number</w:delText>
              </w:r>
            </w:del>
          </w:p>
        </w:tc>
        <w:tc>
          <w:tcPr>
            <w:tcW w:w="480" w:type="dxa"/>
            <w:shd w:val="clear" w:color="auto" w:fill="auto"/>
          </w:tcPr>
          <w:p w14:paraId="05FF3234" w14:textId="2CDDFCCB" w:rsidR="004939D4" w:rsidDel="003010C3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2" w:author="Alejandro André" w:date="2023-03-11T19:55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A35B4BB" w14:textId="5B37B27D" w:rsidR="004939D4" w:rsidDel="003010C3" w:rsidRDefault="004939D4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3" w:author="Alejandro André" w:date="2023-03-11T19:55:00Z"/>
              </w:rPr>
            </w:pPr>
          </w:p>
        </w:tc>
        <w:tc>
          <w:tcPr>
            <w:tcW w:w="4473" w:type="dxa"/>
            <w:shd w:val="clear" w:color="auto" w:fill="auto"/>
          </w:tcPr>
          <w:p w14:paraId="69633A7B" w14:textId="5D3CB907" w:rsidR="004939D4" w:rsidDel="003010C3" w:rsidRDefault="00463D88" w:rsidP="002C598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4" w:author="Alejandro André" w:date="2023-03-11T19:55:00Z"/>
              </w:rPr>
            </w:pPr>
            <w:del w:id="655" w:author="Alejandro André" w:date="2023-03-11T19:55:00Z">
              <w:r w:rsidDel="003010C3">
                <w:delText xml:space="preserve">Número </w:delText>
              </w:r>
              <w:r w:rsidR="0027507D" w:rsidDel="003010C3">
                <w:delText xml:space="preserve">del último </w:delText>
              </w:r>
              <w:r w:rsidDel="003010C3">
                <w:delText>recibo</w:delText>
              </w:r>
            </w:del>
          </w:p>
        </w:tc>
      </w:tr>
      <w:tr w:rsidR="002D5918" w:rsidRPr="00532F07" w14:paraId="339C04C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201A4B2" w14:textId="5EAA7CA2" w:rsidR="002D5918" w:rsidRDefault="002D5918" w:rsidP="002C5981">
            <w:pPr>
              <w:pStyle w:val="Celda"/>
              <w:rPr>
                <w:b w:val="0"/>
              </w:rPr>
            </w:pPr>
            <w:r>
              <w:rPr>
                <w:b w:val="0"/>
              </w:rPr>
              <w:t>Signature</w:t>
            </w:r>
          </w:p>
        </w:tc>
        <w:tc>
          <w:tcPr>
            <w:tcW w:w="480" w:type="dxa"/>
            <w:shd w:val="clear" w:color="auto" w:fill="auto"/>
          </w:tcPr>
          <w:p w14:paraId="6417F5C9" w14:textId="77777777" w:rsidR="002D5918" w:rsidRDefault="002D5918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63D17E9" w14:textId="77777777" w:rsidR="002D5918" w:rsidRDefault="002D5918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0CAEABB" w14:textId="134FE7F8" w:rsidR="002D5918" w:rsidRDefault="002D5918" w:rsidP="002C598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Imagen con la firma</w:t>
            </w:r>
          </w:p>
        </w:tc>
      </w:tr>
    </w:tbl>
    <w:p w14:paraId="0FE85477" w14:textId="74BC517F" w:rsidR="003010C3" w:rsidRDefault="003010C3" w:rsidP="003010C3">
      <w:pPr>
        <w:pStyle w:val="Ttulo2"/>
        <w:rPr>
          <w:ins w:id="656" w:author="Alejandro André" w:date="2023-03-11T19:57:00Z"/>
        </w:rPr>
      </w:pPr>
      <w:ins w:id="657" w:author="Alejandro André" w:date="2023-03-11T19:56:00Z">
        <w:r>
          <w:t>Numeración de facturas de proveedor.</w:t>
        </w:r>
      </w:ins>
    </w:p>
    <w:p w14:paraId="778F612E" w14:textId="07EAAF26" w:rsidR="003010C3" w:rsidRPr="003010C3" w:rsidRDefault="003010C3">
      <w:pPr>
        <w:rPr>
          <w:ins w:id="658" w:author="Alejandro André" w:date="2023-03-11T19:56:00Z"/>
        </w:rPr>
        <w:pPrChange w:id="659" w:author="Alejandro André" w:date="2023-03-11T19:57:00Z">
          <w:pPr>
            <w:pStyle w:val="Prrafo"/>
          </w:pPr>
        </w:pPrChange>
      </w:pPr>
      <w:ins w:id="660" w:author="Alejandro André" w:date="2023-03-11T19:57:00Z">
        <w:r>
          <w:t>Numeración de facturas.</w:t>
        </w:r>
      </w:ins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3010C3" w:rsidRPr="00532F07" w14:paraId="2E899A28" w14:textId="77777777" w:rsidTr="00D60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661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EFD17DE" w14:textId="1CE2E267" w:rsidR="003010C3" w:rsidRPr="00202134" w:rsidRDefault="003010C3" w:rsidP="00D609B1">
            <w:pPr>
              <w:pStyle w:val="Prrafo"/>
              <w:rPr>
                <w:ins w:id="662" w:author="Alejandro André" w:date="2023-03-11T19:56:00Z"/>
                <w:noProof/>
                <w:color w:val="auto"/>
              </w:rPr>
            </w:pPr>
            <w:ins w:id="663" w:author="Alejandro André" w:date="2023-03-11T19:56:00Z">
              <w:r>
                <w:rPr>
                  <w:noProof/>
                  <w:color w:val="auto"/>
                </w:rPr>
                <w:t>ProviderBill</w:t>
              </w:r>
            </w:ins>
          </w:p>
        </w:tc>
      </w:tr>
      <w:tr w:rsidR="003010C3" w:rsidRPr="003872F5" w14:paraId="5E837580" w14:textId="77777777" w:rsidTr="00D60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64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FEBC9B1" w14:textId="77777777" w:rsidR="003010C3" w:rsidRPr="003872F5" w:rsidRDefault="003010C3" w:rsidP="00D609B1">
            <w:pPr>
              <w:pStyle w:val="Celda"/>
              <w:rPr>
                <w:ins w:id="665" w:author="Alejandro André" w:date="2023-03-11T19:56:00Z"/>
              </w:rPr>
            </w:pPr>
            <w:ins w:id="666" w:author="Alejandro André" w:date="2023-03-11T19:56:00Z">
              <w:r w:rsidRPr="003872F5">
                <w:t>Campo</w:t>
              </w:r>
            </w:ins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3A59159" w14:textId="77777777" w:rsidR="003010C3" w:rsidRPr="003872F5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7" w:author="Alejandro André" w:date="2023-03-11T19:56:00Z"/>
                <w:b/>
              </w:rPr>
            </w:pPr>
            <w:ins w:id="668" w:author="Alejandro André" w:date="2023-03-11T19:56:00Z">
              <w:r>
                <w:rPr>
                  <w:b/>
                </w:rPr>
                <w:t>Relaciones</w:t>
              </w:r>
            </w:ins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1C5DB86" w14:textId="77777777" w:rsidR="003010C3" w:rsidRPr="003872F5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9" w:author="Alejandro André" w:date="2023-03-11T19:56:00Z"/>
                <w:b/>
              </w:rPr>
            </w:pPr>
            <w:ins w:id="670" w:author="Alejandro André" w:date="2023-03-11T19:56:00Z">
              <w:r w:rsidRPr="003872F5">
                <w:rPr>
                  <w:b/>
                </w:rPr>
                <w:t>Descripción</w:t>
              </w:r>
            </w:ins>
          </w:p>
        </w:tc>
      </w:tr>
      <w:tr w:rsidR="003010C3" w:rsidRPr="00532F07" w14:paraId="1C79B1EE" w14:textId="77777777" w:rsidTr="00D609B1">
        <w:trPr>
          <w:ins w:id="671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43F96D3" w14:textId="4C0F6FDB" w:rsidR="003010C3" w:rsidRPr="00CE0D1F" w:rsidRDefault="003010C3" w:rsidP="00D609B1">
            <w:pPr>
              <w:pStyle w:val="Celda"/>
              <w:rPr>
                <w:ins w:id="672" w:author="Alejandro André" w:date="2023-03-11T19:56:00Z"/>
                <w:b w:val="0"/>
              </w:rPr>
            </w:pPr>
            <w:ins w:id="673" w:author="Alejandro André" w:date="2023-03-11T19:56:00Z">
              <w:r>
                <w:rPr>
                  <w:b w:val="0"/>
                </w:rPr>
                <w:t>ProviderId</w:t>
              </w:r>
            </w:ins>
          </w:p>
        </w:tc>
        <w:tc>
          <w:tcPr>
            <w:tcW w:w="480" w:type="dxa"/>
            <w:shd w:val="clear" w:color="auto" w:fill="auto"/>
          </w:tcPr>
          <w:p w14:paraId="468A0900" w14:textId="77777777" w:rsidR="003010C3" w:rsidRPr="003872F5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74" w:author="Alejandro André" w:date="2023-03-11T19:56:00Z"/>
                <w:b/>
              </w:rPr>
            </w:pPr>
            <w:ins w:id="675" w:author="Alejandro André" w:date="2023-03-11T19:56:00Z">
              <w:r>
                <w:rPr>
                  <w:b/>
                </w:rPr>
                <w:t>FK</w:t>
              </w:r>
            </w:ins>
          </w:p>
        </w:tc>
        <w:tc>
          <w:tcPr>
            <w:tcW w:w="2141" w:type="dxa"/>
            <w:shd w:val="clear" w:color="auto" w:fill="auto"/>
          </w:tcPr>
          <w:p w14:paraId="388811A7" w14:textId="1907D469" w:rsidR="003010C3" w:rsidRPr="003872F5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76" w:author="Alejandro André" w:date="2023-03-11T19:56:00Z"/>
              </w:rPr>
            </w:pPr>
            <w:ins w:id="677" w:author="Alejandro André" w:date="2023-03-11T19:56:00Z">
              <w:r>
                <w:t>Proveedor</w:t>
              </w:r>
            </w:ins>
          </w:p>
        </w:tc>
        <w:tc>
          <w:tcPr>
            <w:tcW w:w="4473" w:type="dxa"/>
            <w:shd w:val="clear" w:color="auto" w:fill="auto"/>
          </w:tcPr>
          <w:p w14:paraId="571A068A" w14:textId="6DAA5633" w:rsidR="003010C3" w:rsidRPr="003872F5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78" w:author="Alejandro André" w:date="2023-03-11T19:56:00Z"/>
              </w:rPr>
            </w:pPr>
            <w:ins w:id="679" w:author="Alejandro André" w:date="2023-03-11T19:56:00Z">
              <w:r>
                <w:t>Identificador del proveedor</w:t>
              </w:r>
            </w:ins>
          </w:p>
        </w:tc>
      </w:tr>
      <w:tr w:rsidR="003010C3" w:rsidRPr="00532F07" w14:paraId="52EF98CE" w14:textId="77777777" w:rsidTr="00D60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80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6AD7D03" w14:textId="5D93A197" w:rsidR="003010C3" w:rsidRDefault="003010C3" w:rsidP="00D609B1">
            <w:pPr>
              <w:pStyle w:val="Celda"/>
              <w:rPr>
                <w:ins w:id="681" w:author="Alejandro André" w:date="2023-03-11T19:56:00Z"/>
                <w:b w:val="0"/>
              </w:rPr>
            </w:pPr>
            <w:ins w:id="682" w:author="Alejandro André" w:date="2023-03-11T19:56:00Z">
              <w:r>
                <w:rPr>
                  <w:b w:val="0"/>
                </w:rPr>
                <w:t>Year</w:t>
              </w:r>
            </w:ins>
          </w:p>
        </w:tc>
        <w:tc>
          <w:tcPr>
            <w:tcW w:w="480" w:type="dxa"/>
            <w:shd w:val="clear" w:color="auto" w:fill="auto"/>
          </w:tcPr>
          <w:p w14:paraId="38A1A9F1" w14:textId="77777777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3" w:author="Alejandro André" w:date="2023-03-11T19:56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D0151D4" w14:textId="77777777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4" w:author="Alejandro André" w:date="2023-03-11T19:56:00Z"/>
              </w:rPr>
            </w:pPr>
          </w:p>
        </w:tc>
        <w:tc>
          <w:tcPr>
            <w:tcW w:w="4473" w:type="dxa"/>
            <w:shd w:val="clear" w:color="auto" w:fill="auto"/>
          </w:tcPr>
          <w:p w14:paraId="26ACEC3D" w14:textId="32102753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5" w:author="Alejandro André" w:date="2023-03-11T19:56:00Z"/>
              </w:rPr>
            </w:pPr>
            <w:ins w:id="686" w:author="Alejandro André" w:date="2023-03-11T19:56:00Z">
              <w:r>
                <w:t>Año</w:t>
              </w:r>
            </w:ins>
          </w:p>
        </w:tc>
      </w:tr>
      <w:tr w:rsidR="003010C3" w:rsidRPr="00532F07" w14:paraId="16A502CB" w14:textId="77777777" w:rsidTr="00D609B1">
        <w:trPr>
          <w:ins w:id="687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469F430" w14:textId="317931B0" w:rsidR="003010C3" w:rsidRDefault="003010C3" w:rsidP="00D609B1">
            <w:pPr>
              <w:pStyle w:val="Celda"/>
              <w:rPr>
                <w:ins w:id="688" w:author="Alejandro André" w:date="2023-03-11T19:56:00Z"/>
                <w:b w:val="0"/>
              </w:rPr>
            </w:pPr>
            <w:ins w:id="689" w:author="Alejandro André" w:date="2023-03-11T19:56:00Z">
              <w:r>
                <w:rPr>
                  <w:b w:val="0"/>
                </w:rPr>
                <w:t>Bill_number</w:t>
              </w:r>
            </w:ins>
          </w:p>
        </w:tc>
        <w:tc>
          <w:tcPr>
            <w:tcW w:w="480" w:type="dxa"/>
            <w:shd w:val="clear" w:color="auto" w:fill="auto"/>
          </w:tcPr>
          <w:p w14:paraId="3FC9A47D" w14:textId="77777777" w:rsidR="003010C3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0" w:author="Alejandro André" w:date="2023-03-11T19:56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5B81B17" w14:textId="77777777" w:rsidR="003010C3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1" w:author="Alejandro André" w:date="2023-03-11T19:56:00Z"/>
              </w:rPr>
            </w:pPr>
          </w:p>
        </w:tc>
        <w:tc>
          <w:tcPr>
            <w:tcW w:w="4473" w:type="dxa"/>
            <w:shd w:val="clear" w:color="auto" w:fill="auto"/>
          </w:tcPr>
          <w:p w14:paraId="72F4065D" w14:textId="3330502D" w:rsidR="003010C3" w:rsidRDefault="003010C3" w:rsidP="00D609B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92" w:author="Alejandro André" w:date="2023-03-11T19:56:00Z"/>
              </w:rPr>
            </w:pPr>
            <w:ins w:id="693" w:author="Alejandro André" w:date="2023-03-11T19:56:00Z">
              <w:r>
                <w:t>Última factura emitida</w:t>
              </w:r>
            </w:ins>
          </w:p>
        </w:tc>
      </w:tr>
      <w:tr w:rsidR="003010C3" w:rsidRPr="00532F07" w14:paraId="49BD901A" w14:textId="77777777" w:rsidTr="00D60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94" w:author="Alejandro André" w:date="2023-03-11T19:5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531E562" w14:textId="63A53C8C" w:rsidR="003010C3" w:rsidRDefault="003010C3" w:rsidP="00D609B1">
            <w:pPr>
              <w:pStyle w:val="Celda"/>
              <w:rPr>
                <w:ins w:id="695" w:author="Alejandro André" w:date="2023-03-11T19:56:00Z"/>
                <w:b w:val="0"/>
              </w:rPr>
            </w:pPr>
            <w:ins w:id="696" w:author="Alejandro André" w:date="2023-03-11T19:56:00Z">
              <w:r>
                <w:rPr>
                  <w:b w:val="0"/>
                </w:rPr>
                <w:t>Receipt_number</w:t>
              </w:r>
            </w:ins>
          </w:p>
        </w:tc>
        <w:tc>
          <w:tcPr>
            <w:tcW w:w="480" w:type="dxa"/>
            <w:shd w:val="clear" w:color="auto" w:fill="auto"/>
          </w:tcPr>
          <w:p w14:paraId="7639C96C" w14:textId="77777777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97" w:author="Alejandro André" w:date="2023-03-11T19:56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1F138DC" w14:textId="77777777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98" w:author="Alejandro André" w:date="2023-03-11T19:56:00Z"/>
              </w:rPr>
            </w:pPr>
          </w:p>
        </w:tc>
        <w:tc>
          <w:tcPr>
            <w:tcW w:w="4473" w:type="dxa"/>
            <w:shd w:val="clear" w:color="auto" w:fill="auto"/>
          </w:tcPr>
          <w:p w14:paraId="3E1F16E1" w14:textId="78714A14" w:rsidR="003010C3" w:rsidRDefault="003010C3" w:rsidP="00D609B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99" w:author="Alejandro André" w:date="2023-03-11T19:56:00Z"/>
              </w:rPr>
            </w:pPr>
            <w:ins w:id="700" w:author="Alejandro André" w:date="2023-03-11T19:56:00Z">
              <w:r>
                <w:t>Últim</w:t>
              </w:r>
            </w:ins>
            <w:ins w:id="701" w:author="Alejandro André" w:date="2023-03-11T19:57:00Z">
              <w:r>
                <w:t>o</w:t>
              </w:r>
            </w:ins>
            <w:ins w:id="702" w:author="Alejandro André" w:date="2023-03-11T19:56:00Z">
              <w:r>
                <w:t xml:space="preserve"> </w:t>
              </w:r>
            </w:ins>
            <w:ins w:id="703" w:author="Alejandro André" w:date="2023-03-11T19:57:00Z">
              <w:r>
                <w:t xml:space="preserve">recibo </w:t>
              </w:r>
            </w:ins>
            <w:ins w:id="704" w:author="Alejandro André" w:date="2023-03-11T19:56:00Z">
              <w:r>
                <w:t>emitid</w:t>
              </w:r>
            </w:ins>
            <w:ins w:id="705" w:author="Alejandro André" w:date="2023-03-11T19:57:00Z">
              <w:r>
                <w:t>o</w:t>
              </w:r>
            </w:ins>
          </w:p>
        </w:tc>
      </w:tr>
    </w:tbl>
    <w:p w14:paraId="0618AA93" w14:textId="77777777" w:rsidR="00B00F5E" w:rsidRDefault="00B00F5E" w:rsidP="00B00F5E">
      <w:pPr>
        <w:pStyle w:val="Prrafo"/>
      </w:pPr>
    </w:p>
    <w:p w14:paraId="71D1E638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47E8059E" w14:textId="7B547322" w:rsidR="00CF53B4" w:rsidRPr="003E33A6" w:rsidRDefault="00CF53B4" w:rsidP="00911D0E">
      <w:pPr>
        <w:pStyle w:val="Ttulo2"/>
      </w:pPr>
      <w:bookmarkStart w:id="706" w:name="_Toc128925201"/>
      <w:r>
        <w:lastRenderedPageBreak/>
        <w:t>Contacto de proveedor.</w:t>
      </w:r>
      <w:bookmarkEnd w:id="706"/>
    </w:p>
    <w:p w14:paraId="2B2C5F22" w14:textId="1BE0EFF8" w:rsidR="00CF53B4" w:rsidRDefault="00CF53B4" w:rsidP="00CF53B4">
      <w:pPr>
        <w:pStyle w:val="Prrafo"/>
      </w:pPr>
      <w:r>
        <w:t>Personas físicas de contacto de un proveedor, si es persona jurídica.</w:t>
      </w:r>
      <w:r w:rsidR="00520F32">
        <w:t xml:space="preserve"> Un proveedor puede tener varias personas de contacto.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2"/>
        <w:gridCol w:w="477"/>
        <w:gridCol w:w="2070"/>
        <w:gridCol w:w="4241"/>
      </w:tblGrid>
      <w:tr w:rsidR="00CF53B4" w:rsidRPr="00532F07" w14:paraId="209BEBB6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604A61EF" w14:textId="77777777" w:rsidR="00CF53B4" w:rsidRPr="00202134" w:rsidRDefault="00CF53B4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ProviderContact</w:t>
            </w:r>
          </w:p>
        </w:tc>
      </w:tr>
      <w:tr w:rsidR="00CF53B4" w:rsidRPr="003872F5" w14:paraId="19FF449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AE6F73" w14:textId="77777777" w:rsidR="00CF53B4" w:rsidRPr="003872F5" w:rsidRDefault="00CF53B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F64971" w14:textId="77777777" w:rsidR="00CF53B4" w:rsidRPr="003872F5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6C7CDE" w14:textId="77777777" w:rsidR="00CF53B4" w:rsidRPr="003872F5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CF53B4" w:rsidRPr="00532F07" w14:paraId="4909740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0F62213" w14:textId="77777777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ProviderId</w:t>
            </w:r>
          </w:p>
        </w:tc>
        <w:tc>
          <w:tcPr>
            <w:tcW w:w="480" w:type="dxa"/>
            <w:shd w:val="clear" w:color="auto" w:fill="auto"/>
          </w:tcPr>
          <w:p w14:paraId="2D8623F8" w14:textId="77777777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0E1EBEAF" w14:textId="77777777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4473" w:type="dxa"/>
            <w:shd w:val="clear" w:color="auto" w:fill="auto"/>
          </w:tcPr>
          <w:p w14:paraId="4C85EE08" w14:textId="77777777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proveedor</w:t>
            </w:r>
          </w:p>
        </w:tc>
      </w:tr>
      <w:tr w:rsidR="00311DDE" w:rsidRPr="00532F07" w14:paraId="17D68FD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852B1B4" w14:textId="2868A76F" w:rsidR="00311DDE" w:rsidRPr="00956909" w:rsidRDefault="00956909" w:rsidP="00C65818">
            <w:pPr>
              <w:pStyle w:val="Celda"/>
              <w:rPr>
                <w:b w:val="0"/>
                <w:bCs w:val="0"/>
              </w:rPr>
            </w:pPr>
            <w:r w:rsidRPr="00956909">
              <w:rPr>
                <w:b w:val="0"/>
                <w:bCs w:val="0"/>
              </w:rPr>
              <w:t>ProviderContactTypeId</w:t>
            </w:r>
          </w:p>
        </w:tc>
        <w:tc>
          <w:tcPr>
            <w:tcW w:w="480" w:type="dxa"/>
            <w:shd w:val="clear" w:color="auto" w:fill="auto"/>
          </w:tcPr>
          <w:p w14:paraId="77783030" w14:textId="77777777" w:rsidR="00311DDE" w:rsidRDefault="00311DD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8DD8D8F" w14:textId="77777777" w:rsidR="00311DDE" w:rsidRDefault="00311DD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68C84FC" w14:textId="4BF7880D" w:rsidR="00311DDE" w:rsidRDefault="0095690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proveedor</w:t>
            </w:r>
          </w:p>
        </w:tc>
      </w:tr>
      <w:tr w:rsidR="00CF53B4" w14:paraId="65B50A2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AB64469" w14:textId="77777777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0D6B2546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62819996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0EE014F" w14:textId="77777777" w:rsidR="00CF53B4" w:rsidRPr="00826E8B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>Nombre de la persona de contacto</w:t>
            </w:r>
          </w:p>
        </w:tc>
      </w:tr>
      <w:tr w:rsidR="00CF53B4" w14:paraId="7FBD12F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D53DE9F" w14:textId="77777777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LastName</w:t>
            </w:r>
          </w:p>
        </w:tc>
        <w:tc>
          <w:tcPr>
            <w:tcW w:w="480" w:type="dxa"/>
            <w:shd w:val="clear" w:color="auto" w:fill="auto"/>
          </w:tcPr>
          <w:p w14:paraId="45907325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19E362C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3D9106C2" w14:textId="77777777" w:rsidR="00CF53B4" w:rsidRPr="00826E8B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Apellidos de la persona de contacto</w:t>
            </w:r>
          </w:p>
        </w:tc>
      </w:tr>
      <w:tr w:rsidR="00CF53B4" w:rsidRPr="00532F07" w14:paraId="3BA9312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38DB3C6" w14:textId="77777777" w:rsidR="00CF53B4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3E367A30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AFA5350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005AEFAB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de correo electrónico</w:t>
            </w:r>
          </w:p>
        </w:tc>
      </w:tr>
      <w:tr w:rsidR="00CF53B4" w:rsidRPr="00532F07" w14:paraId="3FDA0D6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4CFDB05" w14:textId="77777777" w:rsidR="00CF53B4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Phones</w:t>
            </w:r>
          </w:p>
        </w:tc>
        <w:tc>
          <w:tcPr>
            <w:tcW w:w="480" w:type="dxa"/>
            <w:shd w:val="clear" w:color="auto" w:fill="auto"/>
          </w:tcPr>
          <w:p w14:paraId="151230FA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5ED9858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36FA6AA5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Teléfonos de contacto</w:t>
            </w:r>
          </w:p>
        </w:tc>
      </w:tr>
    </w:tbl>
    <w:p w14:paraId="5EF7E875" w14:textId="77777777" w:rsidR="00520F32" w:rsidRDefault="00520F32" w:rsidP="00911D0E">
      <w:pPr>
        <w:pStyle w:val="Ttulo2"/>
      </w:pPr>
      <w:bookmarkStart w:id="707" w:name="_Toc123552869"/>
      <w:bookmarkStart w:id="708" w:name="_Toc128925202"/>
      <w:bookmarkStart w:id="709" w:name="_Toc123552868"/>
      <w:r>
        <w:t>Tipos de proveedores.</w:t>
      </w:r>
      <w:bookmarkEnd w:id="707"/>
      <w:bookmarkEnd w:id="708"/>
    </w:p>
    <w:p w14:paraId="679DAFA9" w14:textId="6B6119C4" w:rsidR="00520F32" w:rsidRPr="0027507D" w:rsidRDefault="00520F32" w:rsidP="00520F32">
      <w:r>
        <w:t>Clasificación de los proveedores: propietarios</w:t>
      </w:r>
      <w:r w:rsidR="00CA608B">
        <w:t xml:space="preserve"> y</w:t>
      </w:r>
      <w:r>
        <w:t xml:space="preserve"> empresas de servicios. Tabla de códigos.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520F32" w:rsidRPr="0027507D" w14:paraId="7C91A234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768DA76" w14:textId="29ED5152" w:rsidR="00520F32" w:rsidRPr="00202134" w:rsidRDefault="00520F32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</w:t>
            </w:r>
            <w:r w:rsidR="00E1115A">
              <w:rPr>
                <w:noProof/>
                <w:color w:val="auto"/>
              </w:rPr>
              <w:t>Type</w:t>
            </w:r>
          </w:p>
        </w:tc>
      </w:tr>
      <w:tr w:rsidR="00520F32" w:rsidRPr="003872F5" w14:paraId="1562BF9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A088DB6" w14:textId="77777777" w:rsidR="00520F32" w:rsidRPr="003872F5" w:rsidRDefault="00520F32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53183D1" w14:textId="77777777" w:rsidR="00520F32" w:rsidRPr="003872F5" w:rsidRDefault="00520F3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9AB6C7" w14:textId="77777777" w:rsidR="00520F32" w:rsidRPr="003872F5" w:rsidRDefault="00520F3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520F32" w:rsidRPr="00532F07" w14:paraId="5B0B34A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85BFE43" w14:textId="0FF04BB7" w:rsidR="00520F32" w:rsidRPr="00344BB2" w:rsidRDefault="00520F3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1D400A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4C3608FC" w14:textId="77777777" w:rsidR="00520F32" w:rsidRPr="003872F5" w:rsidRDefault="00520F3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00391AC" w14:textId="77777777" w:rsidR="00520F32" w:rsidRPr="003872F5" w:rsidRDefault="00520F3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3F8636E" w14:textId="77777777" w:rsidR="00520F32" w:rsidRPr="003872F5" w:rsidRDefault="00520F3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proveedor</w:t>
            </w:r>
          </w:p>
        </w:tc>
      </w:tr>
    </w:tbl>
    <w:p w14:paraId="6D487A14" w14:textId="77777777" w:rsidR="00B00F5E" w:rsidRDefault="00B00F5E" w:rsidP="00B00F5E">
      <w:pPr>
        <w:pStyle w:val="Prrafo"/>
      </w:pPr>
    </w:p>
    <w:p w14:paraId="164204BB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5EBCFD30" w14:textId="49F6A5C3" w:rsidR="007901F6" w:rsidRDefault="007901F6" w:rsidP="00911D0E">
      <w:pPr>
        <w:pStyle w:val="Ttulo2"/>
      </w:pPr>
      <w:bookmarkStart w:id="710" w:name="_Toc128925203"/>
      <w:r>
        <w:lastRenderedPageBreak/>
        <w:t>Cliente: Solicitante, Inquilino/Residente, Pagador.</w:t>
      </w:r>
      <w:bookmarkEnd w:id="709"/>
      <w:bookmarkEnd w:id="710"/>
    </w:p>
    <w:p w14:paraId="1349F63A" w14:textId="752ED04E" w:rsidR="007901F6" w:rsidRDefault="007901F6" w:rsidP="007901F6">
      <w:pPr>
        <w:pStyle w:val="Prrafo"/>
      </w:pPr>
      <w:r>
        <w:t xml:space="preserve">Personas físicas o jurídicas que contratan, pagan o utilizan, los servicios de </w:t>
      </w:r>
      <w:r w:rsidRPr="00397B5D">
        <w:rPr>
          <w:rStyle w:val="KeywordCar"/>
        </w:rPr>
        <w:t>Cotown</w:t>
      </w:r>
      <w:r>
        <w:t>.</w:t>
      </w:r>
      <w:r w:rsidR="00157223">
        <w:t xml:space="preserve"> Incluye los intermediarios.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7901F6" w:rsidRPr="00532F07" w14:paraId="6B5D84C6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1777D61B" w14:textId="77777777" w:rsidR="007901F6" w:rsidRPr="00202134" w:rsidRDefault="007901F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</w:t>
            </w:r>
          </w:p>
        </w:tc>
      </w:tr>
      <w:tr w:rsidR="007901F6" w:rsidRPr="003872F5" w14:paraId="7E13CAD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BB9E41" w14:textId="77777777" w:rsidR="007901F6" w:rsidRPr="003872F5" w:rsidRDefault="007901F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B32D69" w14:textId="77777777" w:rsidR="007901F6" w:rsidRPr="003872F5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1E1CA1E" w14:textId="77777777" w:rsidR="007901F6" w:rsidRPr="003872F5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7901F6" w:rsidRPr="00532F07" w14:paraId="5AA8D1CD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859BAAD" w14:textId="77777777" w:rsidR="007901F6" w:rsidRPr="00CE0D1F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UserId</w:t>
            </w:r>
          </w:p>
        </w:tc>
        <w:tc>
          <w:tcPr>
            <w:tcW w:w="480" w:type="dxa"/>
            <w:shd w:val="clear" w:color="auto" w:fill="auto"/>
          </w:tcPr>
          <w:p w14:paraId="055B6295" w14:textId="77777777" w:rsidR="007901F6" w:rsidRPr="003872F5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1DE1988A" w14:textId="77777777" w:rsidR="007901F6" w:rsidRPr="003872F5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</w:t>
            </w:r>
          </w:p>
        </w:tc>
        <w:tc>
          <w:tcPr>
            <w:tcW w:w="4473" w:type="dxa"/>
            <w:shd w:val="clear" w:color="auto" w:fill="auto"/>
          </w:tcPr>
          <w:p w14:paraId="72A5B8A0" w14:textId="77777777" w:rsidR="007901F6" w:rsidRPr="003872F5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usuario</w:t>
            </w:r>
          </w:p>
        </w:tc>
      </w:tr>
      <w:tr w:rsidR="007901F6" w:rsidRPr="00532F07" w14:paraId="1468886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9859318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3468CF98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3F0C5D3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36E1EDB2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persona, </w:t>
            </w:r>
            <w:r w:rsidRPr="00FC31B7">
              <w:rPr>
                <w:shd w:val="clear" w:color="auto" w:fill="EAF1DD" w:themeFill="accent3" w:themeFillTint="33"/>
              </w:rPr>
              <w:t>física</w:t>
            </w:r>
            <w:r>
              <w:t xml:space="preserve"> o </w:t>
            </w:r>
            <w:r w:rsidRPr="00FC31B7">
              <w:rPr>
                <w:shd w:val="clear" w:color="auto" w:fill="DBE5F1" w:themeFill="accent1" w:themeFillTint="33"/>
              </w:rPr>
              <w:t>jurídica</w:t>
            </w:r>
          </w:p>
        </w:tc>
      </w:tr>
      <w:tr w:rsidR="007901F6" w:rsidRPr="00532F07" w14:paraId="26FFDC4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946915F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CustomerStatusId</w:t>
            </w:r>
          </w:p>
        </w:tc>
        <w:tc>
          <w:tcPr>
            <w:tcW w:w="480" w:type="dxa"/>
            <w:shd w:val="clear" w:color="auto" w:fill="auto"/>
          </w:tcPr>
          <w:p w14:paraId="73439FD5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0457A2AC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cliente</w:t>
            </w:r>
          </w:p>
        </w:tc>
        <w:tc>
          <w:tcPr>
            <w:tcW w:w="4473" w:type="dxa"/>
            <w:shd w:val="clear" w:color="auto" w:fill="auto"/>
          </w:tcPr>
          <w:p w14:paraId="3108505D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en que se encuentra el cliente</w:t>
            </w:r>
          </w:p>
        </w:tc>
      </w:tr>
      <w:tr w:rsidR="007901F6" w:rsidRPr="00532F07" w14:paraId="4CC513D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40B13C45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ResidentStatusId</w:t>
            </w:r>
          </w:p>
        </w:tc>
        <w:tc>
          <w:tcPr>
            <w:tcW w:w="480" w:type="dxa"/>
            <w:shd w:val="clear" w:color="auto" w:fill="auto"/>
          </w:tcPr>
          <w:p w14:paraId="6A6205AB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D8072D2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residente</w:t>
            </w:r>
          </w:p>
        </w:tc>
        <w:tc>
          <w:tcPr>
            <w:tcW w:w="4473" w:type="dxa"/>
            <w:shd w:val="clear" w:color="auto" w:fill="auto"/>
          </w:tcPr>
          <w:p w14:paraId="53C1CC3D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en que se encuentra el residente</w:t>
            </w:r>
          </w:p>
        </w:tc>
      </w:tr>
      <w:tr w:rsidR="007901F6" w:rsidRPr="00532F07" w14:paraId="2A2B98A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F978E47" w14:textId="6A1C215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IdTypeId</w:t>
            </w:r>
          </w:p>
        </w:tc>
        <w:tc>
          <w:tcPr>
            <w:tcW w:w="480" w:type="dxa"/>
            <w:shd w:val="clear" w:color="auto" w:fill="auto"/>
          </w:tcPr>
          <w:p w14:paraId="343A0BD7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31E50CF9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identificación</w:t>
            </w:r>
          </w:p>
        </w:tc>
        <w:tc>
          <w:tcPr>
            <w:tcW w:w="4473" w:type="dxa"/>
            <w:shd w:val="clear" w:color="auto" w:fill="auto"/>
          </w:tcPr>
          <w:p w14:paraId="3B2F8C71" w14:textId="77777777" w:rsidR="007901F6" w:rsidRPr="00826E8B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>Identificador del tipo de documento ID</w:t>
            </w:r>
          </w:p>
        </w:tc>
      </w:tr>
      <w:tr w:rsidR="007901F6" w:rsidRPr="00826E8B" w14:paraId="52B9523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58D0594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80" w:type="dxa"/>
            <w:shd w:val="clear" w:color="auto" w:fill="auto"/>
          </w:tcPr>
          <w:p w14:paraId="6E1BEBB5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02E8301" w14:textId="77777777" w:rsidR="007901F6" w:rsidRPr="00826E8B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4473" w:type="dxa"/>
            <w:shd w:val="clear" w:color="auto" w:fill="auto"/>
          </w:tcPr>
          <w:p w14:paraId="536487C4" w14:textId="77777777" w:rsidR="007901F6" w:rsidRPr="00826E8B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CIF de la empresa o NIF</w:t>
            </w:r>
          </w:p>
        </w:tc>
      </w:tr>
      <w:tr w:rsidR="007901F6" w:rsidRPr="00532F07" w14:paraId="7ED44C5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2A93733A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75B845D8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95C5E23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794497F" w14:textId="77777777" w:rsidR="007901F6" w:rsidRPr="00826E8B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>Nombre de la empresa</w:t>
            </w:r>
            <w:r>
              <w:t xml:space="preserve"> o persona física</w:t>
            </w:r>
          </w:p>
        </w:tc>
      </w:tr>
      <w:tr w:rsidR="007901F6" w14:paraId="59086AD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182E467" w14:textId="77777777" w:rsidR="007901F6" w:rsidRPr="00CE0D1F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LastName</w:t>
            </w:r>
          </w:p>
        </w:tc>
        <w:tc>
          <w:tcPr>
            <w:tcW w:w="480" w:type="dxa"/>
            <w:shd w:val="clear" w:color="auto" w:fill="auto"/>
          </w:tcPr>
          <w:p w14:paraId="0581220E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604365F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AA6B8B3" w14:textId="77777777" w:rsidR="007901F6" w:rsidRPr="00826E8B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Apellidos de la persona</w:t>
            </w:r>
          </w:p>
        </w:tc>
      </w:tr>
      <w:tr w:rsidR="007901F6" w:rsidRPr="00532F07" w14:paraId="16194DF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2F89733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Address</w:t>
            </w:r>
          </w:p>
        </w:tc>
        <w:tc>
          <w:tcPr>
            <w:tcW w:w="480" w:type="dxa"/>
            <w:shd w:val="clear" w:color="auto" w:fill="auto"/>
          </w:tcPr>
          <w:p w14:paraId="05CD3D1F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DAE8D94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1C7A2CE7" w14:textId="77777777" w:rsidR="007901F6" w:rsidRPr="00826E8B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>Dirección postal</w:t>
            </w:r>
          </w:p>
        </w:tc>
      </w:tr>
      <w:tr w:rsidR="007901F6" w:rsidRPr="00532F07" w14:paraId="6A76DEC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3D1EC54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Zip</w:t>
            </w:r>
          </w:p>
        </w:tc>
        <w:tc>
          <w:tcPr>
            <w:tcW w:w="480" w:type="dxa"/>
            <w:shd w:val="clear" w:color="auto" w:fill="auto"/>
          </w:tcPr>
          <w:p w14:paraId="0764314E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9C42832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6546DC1B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postal</w:t>
            </w:r>
          </w:p>
        </w:tc>
      </w:tr>
      <w:tr w:rsidR="007901F6" w:rsidRPr="00532F07" w14:paraId="520DB05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D4CA858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City</w:t>
            </w:r>
          </w:p>
        </w:tc>
        <w:tc>
          <w:tcPr>
            <w:tcW w:w="480" w:type="dxa"/>
            <w:shd w:val="clear" w:color="auto" w:fill="auto"/>
          </w:tcPr>
          <w:p w14:paraId="30E31914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1345D754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9627ACB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Población</w:t>
            </w:r>
          </w:p>
        </w:tc>
      </w:tr>
      <w:tr w:rsidR="007901F6" w:rsidRPr="00532F07" w14:paraId="47AD693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231BC8F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Province</w:t>
            </w:r>
          </w:p>
        </w:tc>
        <w:tc>
          <w:tcPr>
            <w:tcW w:w="480" w:type="dxa"/>
            <w:shd w:val="clear" w:color="auto" w:fill="auto"/>
          </w:tcPr>
          <w:p w14:paraId="791BAF6F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6262E56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1CC5A34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Provincia/Condado</w:t>
            </w:r>
          </w:p>
        </w:tc>
      </w:tr>
      <w:tr w:rsidR="007901F6" w:rsidRPr="00532F07" w14:paraId="5A8CD0C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2AB15CF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CountryId</w:t>
            </w:r>
          </w:p>
        </w:tc>
        <w:tc>
          <w:tcPr>
            <w:tcW w:w="480" w:type="dxa"/>
            <w:shd w:val="clear" w:color="auto" w:fill="auto"/>
          </w:tcPr>
          <w:p w14:paraId="58709F6F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73A13B1D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3" w:type="dxa"/>
            <w:shd w:val="clear" w:color="auto" w:fill="auto"/>
          </w:tcPr>
          <w:p w14:paraId="0B65C6EB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</w:t>
            </w:r>
          </w:p>
        </w:tc>
      </w:tr>
      <w:tr w:rsidR="007901F6" w:rsidRPr="00532F07" w14:paraId="1259D80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7315C78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6BB5580F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70029F1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C55CB02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Dirección de correo electrónico</w:t>
            </w:r>
          </w:p>
        </w:tc>
      </w:tr>
      <w:tr w:rsidR="007901F6" w:rsidRPr="00532F07" w14:paraId="086CAA2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BC074C2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Phones</w:t>
            </w:r>
          </w:p>
        </w:tc>
        <w:tc>
          <w:tcPr>
            <w:tcW w:w="480" w:type="dxa"/>
            <w:shd w:val="clear" w:color="auto" w:fill="auto"/>
          </w:tcPr>
          <w:p w14:paraId="414BFA83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1AD64ABC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9FDCB4A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Teléfonos de contacto</w:t>
            </w:r>
          </w:p>
        </w:tc>
      </w:tr>
      <w:tr w:rsidR="007901F6" w:rsidRPr="00532F07" w14:paraId="7635284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4BC96773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Gender</w:t>
            </w:r>
          </w:p>
        </w:tc>
        <w:tc>
          <w:tcPr>
            <w:tcW w:w="480" w:type="dxa"/>
            <w:shd w:val="clear" w:color="auto" w:fill="auto"/>
          </w:tcPr>
          <w:p w14:paraId="08927E39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77010335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Género</w:t>
            </w:r>
          </w:p>
        </w:tc>
        <w:tc>
          <w:tcPr>
            <w:tcW w:w="4473" w:type="dxa"/>
            <w:shd w:val="clear" w:color="auto" w:fill="auto"/>
          </w:tcPr>
          <w:p w14:paraId="7CE4F26D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género</w:t>
            </w:r>
          </w:p>
        </w:tc>
      </w:tr>
      <w:tr w:rsidR="007901F6" w:rsidRPr="00532F07" w14:paraId="7C9E12A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056D5D3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BirthDate</w:t>
            </w:r>
          </w:p>
        </w:tc>
        <w:tc>
          <w:tcPr>
            <w:tcW w:w="480" w:type="dxa"/>
            <w:shd w:val="clear" w:color="auto" w:fill="auto"/>
          </w:tcPr>
          <w:p w14:paraId="4E55FC1C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3B58CC5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6E65028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nacimiento</w:t>
            </w:r>
          </w:p>
        </w:tc>
      </w:tr>
      <w:tr w:rsidR="007901F6" w:rsidRPr="00532F07" w14:paraId="4D02278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73D8D51" w14:textId="77777777" w:rsidR="007901F6" w:rsidRPr="004C1352" w:rsidRDefault="007901F6" w:rsidP="00C65818">
            <w:pPr>
              <w:pStyle w:val="Celda"/>
              <w:rPr>
                <w:b w:val="0"/>
                <w:bCs w:val="0"/>
              </w:rPr>
            </w:pPr>
            <w:r w:rsidRPr="004C1352">
              <w:rPr>
                <w:b w:val="0"/>
                <w:bCs w:val="0"/>
              </w:rPr>
              <w:t>TutorId</w:t>
            </w:r>
          </w:p>
        </w:tc>
        <w:tc>
          <w:tcPr>
            <w:tcW w:w="480" w:type="dxa"/>
            <w:shd w:val="clear" w:color="auto" w:fill="auto"/>
          </w:tcPr>
          <w:p w14:paraId="6F634CBE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F83F994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4473" w:type="dxa"/>
            <w:shd w:val="clear" w:color="auto" w:fill="auto"/>
          </w:tcPr>
          <w:p w14:paraId="150A739E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Tutor legal si es menor de edad</w:t>
            </w:r>
          </w:p>
        </w:tc>
      </w:tr>
      <w:tr w:rsidR="007901F6" w:rsidRPr="00532F07" w14:paraId="4DE410D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6B22EB1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CountryOriginId</w:t>
            </w:r>
          </w:p>
        </w:tc>
        <w:tc>
          <w:tcPr>
            <w:tcW w:w="480" w:type="dxa"/>
            <w:shd w:val="clear" w:color="auto" w:fill="auto"/>
          </w:tcPr>
          <w:p w14:paraId="5CB62A4B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538171F6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3" w:type="dxa"/>
            <w:shd w:val="clear" w:color="auto" w:fill="auto"/>
          </w:tcPr>
          <w:p w14:paraId="27FDC7BB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 de origen</w:t>
            </w:r>
          </w:p>
        </w:tc>
      </w:tr>
      <w:tr w:rsidR="007901F6" w:rsidRPr="00532F07" w14:paraId="075E88A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41672C59" w14:textId="77777777" w:rsidR="007901F6" w:rsidRDefault="007901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NationalityId</w:t>
            </w:r>
          </w:p>
        </w:tc>
        <w:tc>
          <w:tcPr>
            <w:tcW w:w="480" w:type="dxa"/>
            <w:shd w:val="clear" w:color="auto" w:fill="auto"/>
          </w:tcPr>
          <w:p w14:paraId="2E1D322B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311A5B50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3" w:type="dxa"/>
            <w:shd w:val="clear" w:color="auto" w:fill="auto"/>
          </w:tcPr>
          <w:p w14:paraId="5B2DCEAC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Nacionalidad</w:t>
            </w:r>
          </w:p>
        </w:tc>
      </w:tr>
      <w:tr w:rsidR="007901F6" w:rsidRPr="00532F07" w14:paraId="57FC7BE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0AE6023" w14:textId="77777777" w:rsidR="007901F6" w:rsidRPr="00C62355" w:rsidRDefault="007901F6" w:rsidP="00C65818">
            <w:pPr>
              <w:pStyle w:val="Celda"/>
              <w:rPr>
                <w:b w:val="0"/>
                <w:bCs w:val="0"/>
              </w:rPr>
            </w:pPr>
            <w:r w:rsidRPr="00C62355">
              <w:rPr>
                <w:b w:val="0"/>
                <w:bCs w:val="0"/>
              </w:rPr>
              <w:t>LanguageId</w:t>
            </w:r>
          </w:p>
        </w:tc>
        <w:tc>
          <w:tcPr>
            <w:tcW w:w="480" w:type="dxa"/>
            <w:shd w:val="clear" w:color="auto" w:fill="auto"/>
          </w:tcPr>
          <w:p w14:paraId="4CAB1241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59E824E6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</w:t>
            </w:r>
          </w:p>
        </w:tc>
        <w:tc>
          <w:tcPr>
            <w:tcW w:w="4473" w:type="dxa"/>
            <w:shd w:val="clear" w:color="auto" w:fill="auto"/>
          </w:tcPr>
          <w:p w14:paraId="39DC6ADD" w14:textId="77777777" w:rsidR="007901F6" w:rsidRDefault="007901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 materno</w:t>
            </w:r>
          </w:p>
        </w:tc>
      </w:tr>
      <w:tr w:rsidR="007901F6" w:rsidRPr="00532F07" w14:paraId="271ECA6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C2AEC32" w14:textId="77777777" w:rsidR="007901F6" w:rsidRPr="00C62355" w:rsidRDefault="007901F6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SchoolId</w:t>
            </w:r>
          </w:p>
        </w:tc>
        <w:tc>
          <w:tcPr>
            <w:tcW w:w="480" w:type="dxa"/>
            <w:shd w:val="clear" w:color="auto" w:fill="auto"/>
          </w:tcPr>
          <w:p w14:paraId="65B3FD5F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50C2317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Escuela</w:t>
            </w:r>
          </w:p>
        </w:tc>
        <w:tc>
          <w:tcPr>
            <w:tcW w:w="4473" w:type="dxa"/>
            <w:shd w:val="clear" w:color="auto" w:fill="auto"/>
          </w:tcPr>
          <w:p w14:paraId="7DAB13AD" w14:textId="77777777" w:rsidR="007901F6" w:rsidRDefault="007901F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Escuela (empresa) en la que estudia</w:t>
            </w:r>
          </w:p>
        </w:tc>
      </w:tr>
    </w:tbl>
    <w:p w14:paraId="43AFD30B" w14:textId="77777777" w:rsidR="00B00F5E" w:rsidRDefault="00B00F5E" w:rsidP="00A3383B">
      <w:pPr>
        <w:pStyle w:val="Prrafo"/>
      </w:pPr>
    </w:p>
    <w:p w14:paraId="77A00B97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46737B8C" w14:textId="4B402A35" w:rsidR="00CF53B4" w:rsidRPr="003E33A6" w:rsidRDefault="00CF53B4" w:rsidP="00911D0E">
      <w:pPr>
        <w:pStyle w:val="Ttulo2"/>
      </w:pPr>
      <w:bookmarkStart w:id="711" w:name="_Toc128925204"/>
      <w:r>
        <w:lastRenderedPageBreak/>
        <w:t>Contacto de cliente.</w:t>
      </w:r>
      <w:bookmarkEnd w:id="711"/>
    </w:p>
    <w:p w14:paraId="57578AF7" w14:textId="4FB1294D" w:rsidR="00CF53B4" w:rsidRDefault="00CF53B4" w:rsidP="00CF53B4">
      <w:pPr>
        <w:pStyle w:val="Prrafo"/>
      </w:pPr>
      <w:r>
        <w:t>Personas físicas de contacto de un cliente, si es persona jurídica.</w:t>
      </w:r>
      <w:r w:rsidR="00520F32">
        <w:t xml:space="preserve"> Un cliente puede tener varios contactos,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CF53B4" w:rsidRPr="00532F07" w14:paraId="10013AD0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547B0F27" w14:textId="08E9E6D2" w:rsidR="00CF53B4" w:rsidRPr="00202134" w:rsidRDefault="007901F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</w:t>
            </w:r>
            <w:r w:rsidR="00CF53B4">
              <w:rPr>
                <w:noProof/>
                <w:color w:val="auto"/>
              </w:rPr>
              <w:t>Contact</w:t>
            </w:r>
          </w:p>
        </w:tc>
      </w:tr>
      <w:tr w:rsidR="00CF53B4" w:rsidRPr="003872F5" w14:paraId="013C23B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A3A09C4" w14:textId="77777777" w:rsidR="00CF53B4" w:rsidRPr="003872F5" w:rsidRDefault="00CF53B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9573A1" w14:textId="77777777" w:rsidR="00CF53B4" w:rsidRPr="003872F5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81AFA4" w14:textId="77777777" w:rsidR="00CF53B4" w:rsidRPr="003872F5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CF53B4" w:rsidRPr="00532F07" w14:paraId="1071B82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B32BDA1" w14:textId="4E2FFE5D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CustomerId</w:t>
            </w:r>
          </w:p>
        </w:tc>
        <w:tc>
          <w:tcPr>
            <w:tcW w:w="480" w:type="dxa"/>
            <w:shd w:val="clear" w:color="auto" w:fill="auto"/>
          </w:tcPr>
          <w:p w14:paraId="64A1B263" w14:textId="77777777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2A4570BC" w14:textId="77777777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4473" w:type="dxa"/>
            <w:shd w:val="clear" w:color="auto" w:fill="auto"/>
          </w:tcPr>
          <w:p w14:paraId="45029DEF" w14:textId="3242F628" w:rsidR="00CF53B4" w:rsidRPr="003872F5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cliente</w:t>
            </w:r>
          </w:p>
        </w:tc>
      </w:tr>
      <w:tr w:rsidR="00CF53B4" w14:paraId="445A39A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75B2CAAB" w14:textId="77777777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6715F0CA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FC35A29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1466BC80" w14:textId="77777777" w:rsidR="00CF53B4" w:rsidRPr="00826E8B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6E8B">
              <w:t>Nombre de la persona de contacto</w:t>
            </w:r>
          </w:p>
        </w:tc>
      </w:tr>
      <w:tr w:rsidR="00CF53B4" w14:paraId="36D8E2D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4630D51" w14:textId="77777777" w:rsidR="00CF53B4" w:rsidRPr="00CE0D1F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LastName</w:t>
            </w:r>
          </w:p>
        </w:tc>
        <w:tc>
          <w:tcPr>
            <w:tcW w:w="480" w:type="dxa"/>
            <w:shd w:val="clear" w:color="auto" w:fill="auto"/>
          </w:tcPr>
          <w:p w14:paraId="7702BF1A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F6A511D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6CB6AB5C" w14:textId="77777777" w:rsidR="00CF53B4" w:rsidRPr="00826E8B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6E8B">
              <w:t>Apellidos de la persona de contacto</w:t>
            </w:r>
          </w:p>
        </w:tc>
      </w:tr>
      <w:tr w:rsidR="00CF53B4" w:rsidRPr="00532F07" w14:paraId="7240601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3983BDE8" w14:textId="77777777" w:rsidR="00CF53B4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0E1938AA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89F7AE4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193A7252" w14:textId="77777777" w:rsidR="00CF53B4" w:rsidRDefault="00CF53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Dirección de correo electrónico</w:t>
            </w:r>
          </w:p>
        </w:tc>
      </w:tr>
      <w:tr w:rsidR="00CF53B4" w:rsidRPr="00532F07" w14:paraId="4349086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2AB279CB" w14:textId="77777777" w:rsidR="00CF53B4" w:rsidRDefault="00CF53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Phones</w:t>
            </w:r>
          </w:p>
        </w:tc>
        <w:tc>
          <w:tcPr>
            <w:tcW w:w="480" w:type="dxa"/>
            <w:shd w:val="clear" w:color="auto" w:fill="auto"/>
          </w:tcPr>
          <w:p w14:paraId="1BF71FEA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2900C34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1B310993" w14:textId="77777777" w:rsidR="00CF53B4" w:rsidRDefault="00CF53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Teléfonos de contacto</w:t>
            </w:r>
          </w:p>
        </w:tc>
      </w:tr>
    </w:tbl>
    <w:p w14:paraId="31015B19" w14:textId="2559B061" w:rsidR="00D673B7" w:rsidRDefault="00D673B7" w:rsidP="00911D0E">
      <w:pPr>
        <w:pStyle w:val="Ttulo2"/>
      </w:pPr>
      <w:bookmarkStart w:id="712" w:name="_Toc123552870"/>
      <w:bookmarkStart w:id="713" w:name="_Toc128925205"/>
      <w:commentRangeStart w:id="714"/>
      <w:r>
        <w:t>Estado</w:t>
      </w:r>
      <w:r w:rsidR="0018415B">
        <w:t>/Tipo</w:t>
      </w:r>
      <w:r>
        <w:t xml:space="preserve"> de cliente</w:t>
      </w:r>
      <w:commentRangeEnd w:id="714"/>
      <w:r w:rsidR="000968EB">
        <w:rPr>
          <w:rStyle w:val="Refdecomentario"/>
          <w:rFonts w:cstheme="minorBidi"/>
          <w:b w:val="0"/>
          <w:noProof w:val="0"/>
          <w:color w:val="auto"/>
        </w:rPr>
        <w:commentReference w:id="714"/>
      </w:r>
      <w:r>
        <w:t>.</w:t>
      </w:r>
      <w:bookmarkEnd w:id="712"/>
      <w:bookmarkEnd w:id="713"/>
    </w:p>
    <w:p w14:paraId="1C109EA2" w14:textId="584E5320" w:rsidR="00D673B7" w:rsidRPr="0027507D" w:rsidRDefault="00D673B7" w:rsidP="00D673B7">
      <w:r>
        <w:t>Estados en los que se puede encontrar un cliente: prospecto, solicitante</w:t>
      </w:r>
      <w:r w:rsidR="001345C4">
        <w:t>, residente, tutor</w:t>
      </w:r>
      <w:r>
        <w:t>…</w:t>
      </w:r>
      <w:r w:rsidR="00520F32">
        <w:t xml:space="preserve"> Tabla de códigos, asociado a un cliente.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D673B7" w:rsidRPr="0027507D" w14:paraId="25DA56BB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4A26A71" w14:textId="5A8A222D" w:rsidR="00D673B7" w:rsidRPr="00202134" w:rsidRDefault="00B82E37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</w:t>
            </w:r>
            <w:r w:rsidR="00D673B7">
              <w:rPr>
                <w:noProof/>
                <w:color w:val="auto"/>
              </w:rPr>
              <w:t>Status</w:t>
            </w:r>
          </w:p>
        </w:tc>
      </w:tr>
      <w:tr w:rsidR="00D673B7" w:rsidRPr="003872F5" w14:paraId="21721B2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43E0A11" w14:textId="77777777" w:rsidR="00D673B7" w:rsidRPr="003872F5" w:rsidRDefault="00D673B7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B15089E" w14:textId="77777777" w:rsidR="00D673B7" w:rsidRPr="003872F5" w:rsidRDefault="00D673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0F85218" w14:textId="77777777" w:rsidR="00D673B7" w:rsidRPr="003872F5" w:rsidRDefault="00D673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D673B7" w:rsidRPr="00532F07" w14:paraId="0EA0791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188054D" w14:textId="715F078E" w:rsidR="00D673B7" w:rsidRPr="00344BB2" w:rsidRDefault="00D673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525E55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4A4030EA" w14:textId="77777777" w:rsidR="00D673B7" w:rsidRPr="003872F5" w:rsidRDefault="00D673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BA167F6" w14:textId="77777777" w:rsidR="00D673B7" w:rsidRPr="003872F5" w:rsidRDefault="00D673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A1E11E0" w14:textId="77777777" w:rsidR="00D673B7" w:rsidRPr="003872F5" w:rsidRDefault="00D673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estado</w:t>
            </w:r>
          </w:p>
        </w:tc>
      </w:tr>
    </w:tbl>
    <w:p w14:paraId="4B3E63EA" w14:textId="77777777" w:rsidR="00EB006D" w:rsidRDefault="00EB006D" w:rsidP="00911D0E">
      <w:pPr>
        <w:pStyle w:val="Ttulo2"/>
      </w:pPr>
      <w:bookmarkStart w:id="715" w:name="_Toc123552872"/>
      <w:bookmarkStart w:id="716" w:name="_Toc128925206"/>
      <w:commentRangeStart w:id="717"/>
      <w:r>
        <w:t>Estado de residente</w:t>
      </w:r>
      <w:commentRangeEnd w:id="717"/>
      <w:r w:rsidR="000968EB">
        <w:rPr>
          <w:rStyle w:val="Refdecomentario"/>
          <w:rFonts w:cstheme="minorBidi"/>
          <w:b w:val="0"/>
          <w:noProof w:val="0"/>
          <w:color w:val="auto"/>
        </w:rPr>
        <w:commentReference w:id="717"/>
      </w:r>
      <w:r>
        <w:t>.</w:t>
      </w:r>
      <w:bookmarkEnd w:id="715"/>
      <w:bookmarkEnd w:id="716"/>
    </w:p>
    <w:p w14:paraId="1B9D0E64" w14:textId="2A356AB3" w:rsidR="00EB006D" w:rsidRPr="0027507D" w:rsidRDefault="00EB006D" w:rsidP="00EB006D">
      <w:r>
        <w:t>Estados en los que se puede encontrar un residente: confirmado, inquilino, antiguo…</w:t>
      </w:r>
      <w:r w:rsidR="00520F32">
        <w:t xml:space="preserve"> Tabla de códigos, asociado a un cliente.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EB006D" w:rsidRPr="0027507D" w14:paraId="24C3170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33DCBDF" w14:textId="1D0B5347" w:rsidR="00EB006D" w:rsidRPr="00202134" w:rsidRDefault="00E1115A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</w:t>
            </w:r>
            <w:r w:rsidR="00EB006D">
              <w:rPr>
                <w:noProof/>
                <w:color w:val="auto"/>
              </w:rPr>
              <w:t>ResidentStatus</w:t>
            </w:r>
          </w:p>
        </w:tc>
      </w:tr>
      <w:tr w:rsidR="00EB006D" w:rsidRPr="003872F5" w14:paraId="1680981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B5772D5" w14:textId="77777777" w:rsidR="00EB006D" w:rsidRPr="003872F5" w:rsidRDefault="00EB006D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4DD48EC" w14:textId="77777777" w:rsidR="00EB006D" w:rsidRPr="003872F5" w:rsidRDefault="00EB006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433CCF" w14:textId="77777777" w:rsidR="00EB006D" w:rsidRPr="003872F5" w:rsidRDefault="00EB006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B006D" w:rsidRPr="00532F07" w14:paraId="6DD1861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E573106" w14:textId="127626B7" w:rsidR="00EB006D" w:rsidRPr="00344BB2" w:rsidRDefault="00EB006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CC1935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52009363" w14:textId="77777777" w:rsidR="00EB006D" w:rsidRPr="003872F5" w:rsidRDefault="00EB006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B231F7E" w14:textId="77777777" w:rsidR="00EB006D" w:rsidRPr="003872F5" w:rsidRDefault="00EB006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D7C1F82" w14:textId="77777777" w:rsidR="00EB006D" w:rsidRPr="003872F5" w:rsidRDefault="00EB006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estado</w:t>
            </w:r>
          </w:p>
        </w:tc>
      </w:tr>
    </w:tbl>
    <w:p w14:paraId="4A985FE7" w14:textId="77777777" w:rsidR="00ED7EB0" w:rsidRDefault="00ED7EB0" w:rsidP="00ED7EB0">
      <w:pPr>
        <w:pStyle w:val="Ttulo2"/>
      </w:pPr>
      <w:bookmarkStart w:id="718" w:name="_Toc128925207"/>
      <w:bookmarkStart w:id="719" w:name="_Toc123552874"/>
      <w:r>
        <w:t>Motivo.</w:t>
      </w:r>
      <w:bookmarkEnd w:id="718"/>
    </w:p>
    <w:p w14:paraId="52A40FD0" w14:textId="77777777" w:rsidR="00ED7EB0" w:rsidRDefault="00ED7EB0" w:rsidP="00ED7EB0">
      <w:r>
        <w:t>Motivos para residir en un recurso de Cotown. Tabla de códigos asociado a un cliente.</w:t>
      </w:r>
    </w:p>
    <w:p w14:paraId="201FE592" w14:textId="5768DBF3" w:rsidR="004C33EE" w:rsidDel="000968EB" w:rsidRDefault="004C33EE" w:rsidP="00ED7EB0">
      <w:pPr>
        <w:rPr>
          <w:del w:id="720" w:author="Alejandro André" w:date="2023-03-11T20:03:00Z"/>
        </w:rPr>
      </w:pP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ED7EB0" w:rsidRPr="00202134" w14:paraId="34BDE479" w14:textId="77777777" w:rsidTr="00B4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FF71CE" w14:textId="77777777" w:rsidR="00ED7EB0" w:rsidRPr="00202134" w:rsidRDefault="00ED7EB0" w:rsidP="00B46871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CustomerReason</w:t>
            </w:r>
          </w:p>
        </w:tc>
      </w:tr>
      <w:tr w:rsidR="00ED7EB0" w:rsidRPr="003872F5" w14:paraId="78C370BD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3F2BA83" w14:textId="77777777" w:rsidR="00ED7EB0" w:rsidRPr="003872F5" w:rsidRDefault="00ED7EB0" w:rsidP="00B46871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1EA3B83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1F9D73F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D7EB0" w:rsidRPr="00532F07" w14:paraId="0BACDF8B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7CC8EF3A" w14:textId="77777777" w:rsidR="00ED7EB0" w:rsidRDefault="00ED7EB0" w:rsidP="00B46871">
            <w:pPr>
              <w:pStyle w:val="Celda"/>
              <w:tabs>
                <w:tab w:val="right" w:pos="1745"/>
              </w:tabs>
              <w:rPr>
                <w:b w:val="0"/>
              </w:rPr>
            </w:pPr>
            <w:r>
              <w:rPr>
                <w:b w:val="0"/>
              </w:rPr>
              <w:t>Name (ML)</w:t>
            </w:r>
            <w:r>
              <w:rPr>
                <w:b w:val="0"/>
              </w:rPr>
              <w:tab/>
            </w:r>
          </w:p>
        </w:tc>
        <w:tc>
          <w:tcPr>
            <w:tcW w:w="480" w:type="dxa"/>
            <w:shd w:val="clear" w:color="auto" w:fill="auto"/>
          </w:tcPr>
          <w:p w14:paraId="438E8BEA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E9A75FC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16AD268E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identificación</w:t>
            </w:r>
          </w:p>
        </w:tc>
      </w:tr>
    </w:tbl>
    <w:p w14:paraId="620F2EBF" w14:textId="57BE0CB7" w:rsidR="004C33EE" w:rsidRDefault="004C33EE" w:rsidP="004C33EE">
      <w:pPr>
        <w:pStyle w:val="Ttulo2"/>
      </w:pPr>
      <w:bookmarkStart w:id="721" w:name="_Toc123552871"/>
      <w:bookmarkStart w:id="722" w:name="_Toc128925208"/>
      <w:bookmarkStart w:id="723" w:name="_Toc123552873"/>
      <w:r>
        <w:lastRenderedPageBreak/>
        <w:t>Tipo de contacto.</w:t>
      </w:r>
      <w:bookmarkEnd w:id="721"/>
      <w:bookmarkEnd w:id="722"/>
    </w:p>
    <w:p w14:paraId="7B814DCB" w14:textId="77777777" w:rsidR="004C33EE" w:rsidRDefault="004C33EE" w:rsidP="004C33EE">
      <w:r>
        <w:t>Tipos de contactos de proveedores.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4C33EE" w:rsidRPr="00202134" w14:paraId="4C9F36F4" w14:textId="77777777" w:rsidTr="00DF15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2A9260FB" w14:textId="77777777" w:rsidR="004C33EE" w:rsidRPr="00202134" w:rsidRDefault="004C33EE" w:rsidP="00DF15D3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ProviderContactType</w:t>
            </w:r>
          </w:p>
        </w:tc>
      </w:tr>
      <w:tr w:rsidR="004C33EE" w:rsidRPr="003872F5" w14:paraId="2945B2AB" w14:textId="77777777" w:rsidTr="00DF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30C0A35" w14:textId="77777777" w:rsidR="004C33EE" w:rsidRPr="003872F5" w:rsidRDefault="004C33EE" w:rsidP="00DF15D3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F04561" w14:textId="77777777" w:rsidR="004C33EE" w:rsidRPr="003872F5" w:rsidRDefault="004C33EE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A287EF" w14:textId="77777777" w:rsidR="004C33EE" w:rsidRPr="003872F5" w:rsidRDefault="004C33EE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4C33EE" w:rsidRPr="00532F07" w14:paraId="0625F106" w14:textId="77777777" w:rsidTr="00DF1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71E4119A" w14:textId="77777777" w:rsidR="004C33EE" w:rsidRDefault="004C33EE" w:rsidP="00DF15D3">
            <w:pPr>
              <w:pStyle w:val="Celda"/>
              <w:tabs>
                <w:tab w:val="right" w:pos="1745"/>
              </w:tabs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558425B9" w14:textId="77777777" w:rsidR="004C33EE" w:rsidRPr="003872F5" w:rsidRDefault="004C33EE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9A80FE2" w14:textId="77777777" w:rsidR="004C33EE" w:rsidRPr="003872F5" w:rsidRDefault="004C33EE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4F763D99" w14:textId="77777777" w:rsidR="004C33EE" w:rsidRDefault="004C33EE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contacto</w:t>
            </w:r>
          </w:p>
        </w:tc>
      </w:tr>
    </w:tbl>
    <w:p w14:paraId="0892886C" w14:textId="0F6EEEDA" w:rsidR="001D6A91" w:rsidRDefault="001D6A91" w:rsidP="00911D0E">
      <w:pPr>
        <w:pStyle w:val="Ttulo2"/>
      </w:pPr>
      <w:bookmarkStart w:id="724" w:name="_Toc128925209"/>
      <w:bookmarkEnd w:id="723"/>
      <w:r>
        <w:t>Administrador.</w:t>
      </w:r>
      <w:bookmarkEnd w:id="719"/>
      <w:bookmarkEnd w:id="724"/>
    </w:p>
    <w:p w14:paraId="78884E01" w14:textId="7A040952" w:rsidR="001D6A91" w:rsidRPr="00525713" w:rsidRDefault="00BE467F" w:rsidP="001D6A91">
      <w:r>
        <w:t xml:space="preserve">Los administradores de </w:t>
      </w:r>
      <w:r w:rsidRPr="00BE467F">
        <w:rPr>
          <w:rStyle w:val="KeywordCar"/>
        </w:rPr>
        <w:t>Cotown</w:t>
      </w:r>
      <w:r>
        <w:t xml:space="preserve"> se gestionarán con el mecanismo de seguridad de Airflows.</w:t>
      </w:r>
    </w:p>
    <w:p w14:paraId="5D6EC937" w14:textId="77777777" w:rsidR="00284286" w:rsidRDefault="00284286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45E1BE18" w14:textId="77777777" w:rsidR="00FC07BB" w:rsidRPr="003E33A6" w:rsidRDefault="00FC07BB" w:rsidP="00FF2668">
      <w:pPr>
        <w:pStyle w:val="Ttulo1"/>
      </w:pPr>
      <w:bookmarkStart w:id="725" w:name="_Toc123552875"/>
      <w:bookmarkStart w:id="726" w:name="_Toc128925210"/>
      <w:r>
        <w:lastRenderedPageBreak/>
        <w:t>Documentación</w:t>
      </w:r>
      <w:r w:rsidRPr="003E33A6">
        <w:t>.</w:t>
      </w:r>
      <w:bookmarkEnd w:id="725"/>
      <w:bookmarkEnd w:id="726"/>
    </w:p>
    <w:p w14:paraId="00467AA9" w14:textId="38CF36FB" w:rsidR="00FC07BB" w:rsidRDefault="00FC07BB" w:rsidP="00FC07BB">
      <w:pPr>
        <w:pStyle w:val="Prrafo"/>
      </w:pPr>
      <w:r>
        <w:t>Los actores y/o usuarios de la aplicación pueden requerir determinada documentación para poder ser considerados clientes o proveedores.</w:t>
      </w:r>
    </w:p>
    <w:p w14:paraId="007CFFAC" w14:textId="7B9F4133" w:rsidR="00262139" w:rsidRDefault="00262139" w:rsidP="00FC07BB">
      <w:pPr>
        <w:pStyle w:val="Prrafo"/>
      </w:pPr>
      <w:r>
        <w:rPr>
          <w:noProof/>
        </w:rPr>
        <w:drawing>
          <wp:inline distT="0" distB="0" distL="0" distR="0" wp14:anchorId="147423A8" wp14:editId="06883696">
            <wp:extent cx="5759450" cy="3382645"/>
            <wp:effectExtent l="0" t="0" r="0" b="8255"/>
            <wp:docPr id="5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D3CC" w14:textId="68AAC1F9" w:rsidR="00FC07BB" w:rsidRDefault="00FC07BB" w:rsidP="00911D0E">
      <w:pPr>
        <w:pStyle w:val="Ttulo2"/>
      </w:pPr>
      <w:bookmarkStart w:id="727" w:name="_Toc123552877"/>
      <w:bookmarkStart w:id="728" w:name="_Toc128925211"/>
      <w:r>
        <w:t>Documento</w:t>
      </w:r>
      <w:r w:rsidR="004D2362">
        <w:t xml:space="preserve"> de cliente</w:t>
      </w:r>
      <w:r>
        <w:t>.</w:t>
      </w:r>
      <w:bookmarkEnd w:id="727"/>
      <w:bookmarkEnd w:id="728"/>
    </w:p>
    <w:p w14:paraId="5166F7D1" w14:textId="4E45B44A" w:rsidR="004D2362" w:rsidRPr="004D2362" w:rsidRDefault="004D2362" w:rsidP="004D2362">
      <w:r>
        <w:t>Documentos asociados a cada cliente.</w:t>
      </w:r>
      <w:r w:rsidR="005F6244">
        <w:t xml:space="preserve"> Un cliente puede tener varios documentos.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4"/>
        <w:gridCol w:w="454"/>
        <w:gridCol w:w="2079"/>
        <w:gridCol w:w="4257"/>
      </w:tblGrid>
      <w:tr w:rsidR="00FC07BB" w:rsidRPr="00202134" w14:paraId="046EAA3A" w14:textId="77777777" w:rsidTr="001D2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3835A4" w14:textId="1D39A49D" w:rsidR="00FC07BB" w:rsidRPr="00202134" w:rsidRDefault="00DF79A2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</w:t>
            </w:r>
            <w:r w:rsidR="00FC07BB">
              <w:rPr>
                <w:noProof/>
                <w:color w:val="auto"/>
              </w:rPr>
              <w:t>Document</w:t>
            </w:r>
          </w:p>
        </w:tc>
      </w:tr>
      <w:tr w:rsidR="00FC07BB" w:rsidRPr="003872F5" w14:paraId="5E8EA463" w14:textId="77777777" w:rsidTr="001D2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48517CA" w14:textId="77777777" w:rsidR="00FC07BB" w:rsidRPr="003872F5" w:rsidRDefault="00FC07BB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07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0EE5403" w14:textId="77777777" w:rsidR="00FC07BB" w:rsidRPr="003872F5" w:rsidRDefault="00FC07B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25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219B055" w14:textId="77777777" w:rsidR="00FC07BB" w:rsidRPr="003872F5" w:rsidRDefault="00FC07B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FC07BB" w:rsidRPr="00532F07" w14:paraId="13244327" w14:textId="77777777" w:rsidTr="001D2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shd w:val="clear" w:color="auto" w:fill="auto"/>
          </w:tcPr>
          <w:p w14:paraId="6D919A2D" w14:textId="595EFB3A" w:rsidR="00FC07BB" w:rsidRDefault="004213B1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CustomerId</w:t>
            </w:r>
          </w:p>
        </w:tc>
        <w:tc>
          <w:tcPr>
            <w:tcW w:w="454" w:type="dxa"/>
            <w:shd w:val="clear" w:color="auto" w:fill="auto"/>
          </w:tcPr>
          <w:p w14:paraId="05D49069" w14:textId="77777777" w:rsidR="00FC07BB" w:rsidRDefault="00FC07B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79" w:type="dxa"/>
            <w:shd w:val="clear" w:color="auto" w:fill="auto"/>
          </w:tcPr>
          <w:p w14:paraId="46B4BA86" w14:textId="36DA2036" w:rsidR="00FC07BB" w:rsidRDefault="004213B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4257" w:type="dxa"/>
            <w:shd w:val="clear" w:color="auto" w:fill="auto"/>
          </w:tcPr>
          <w:p w14:paraId="1E64913B" w14:textId="45CEFE33" w:rsidR="00FC07BB" w:rsidRDefault="00FC07B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del </w:t>
            </w:r>
            <w:r w:rsidR="004213B1">
              <w:t>cliente</w:t>
            </w:r>
          </w:p>
        </w:tc>
      </w:tr>
      <w:tr w:rsidR="001D2421" w:rsidRPr="00532F07" w14:paraId="16BBCEA6" w14:textId="77777777" w:rsidTr="001D2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shd w:val="clear" w:color="auto" w:fill="auto"/>
          </w:tcPr>
          <w:p w14:paraId="33BB0787" w14:textId="77777777" w:rsidR="001D2421" w:rsidRPr="00344BB2" w:rsidRDefault="001D2421" w:rsidP="001D2421">
            <w:pPr>
              <w:pStyle w:val="Celda"/>
              <w:rPr>
                <w:b w:val="0"/>
              </w:rPr>
            </w:pPr>
            <w:r>
              <w:rPr>
                <w:b w:val="0"/>
              </w:rPr>
              <w:t>CustomerDocTypeId</w:t>
            </w:r>
          </w:p>
        </w:tc>
        <w:tc>
          <w:tcPr>
            <w:tcW w:w="454" w:type="dxa"/>
            <w:shd w:val="clear" w:color="auto" w:fill="auto"/>
          </w:tcPr>
          <w:p w14:paraId="291C9B50" w14:textId="77777777" w:rsidR="001D2421" w:rsidRPr="003872F5" w:rsidRDefault="001D2421" w:rsidP="001D24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79" w:type="dxa"/>
            <w:shd w:val="clear" w:color="auto" w:fill="auto"/>
          </w:tcPr>
          <w:p w14:paraId="497F1AA9" w14:textId="77777777" w:rsidR="001D2421" w:rsidRPr="003872F5" w:rsidRDefault="001D2421" w:rsidP="001D24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documento</w:t>
            </w:r>
          </w:p>
        </w:tc>
        <w:tc>
          <w:tcPr>
            <w:tcW w:w="4257" w:type="dxa"/>
            <w:shd w:val="clear" w:color="auto" w:fill="auto"/>
          </w:tcPr>
          <w:p w14:paraId="2C2EB3FD" w14:textId="77777777" w:rsidR="001D2421" w:rsidRPr="003872F5" w:rsidRDefault="001D2421" w:rsidP="001D242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documento</w:t>
            </w:r>
          </w:p>
        </w:tc>
      </w:tr>
      <w:tr w:rsidR="00FC07BB" w:rsidRPr="00532F07" w14:paraId="32855184" w14:textId="77777777" w:rsidTr="001D2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shd w:val="clear" w:color="auto" w:fill="auto"/>
          </w:tcPr>
          <w:p w14:paraId="7130E3EA" w14:textId="77777777" w:rsidR="00FC07BB" w:rsidRDefault="00FC07B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54" w:type="dxa"/>
            <w:shd w:val="clear" w:color="auto" w:fill="auto"/>
          </w:tcPr>
          <w:p w14:paraId="7BA48369" w14:textId="77777777" w:rsidR="00FC07BB" w:rsidRDefault="00FC07B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79" w:type="dxa"/>
            <w:shd w:val="clear" w:color="auto" w:fill="auto"/>
          </w:tcPr>
          <w:p w14:paraId="715259A3" w14:textId="77777777" w:rsidR="00FC07BB" w:rsidRDefault="00FC07B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57" w:type="dxa"/>
            <w:shd w:val="clear" w:color="auto" w:fill="auto"/>
          </w:tcPr>
          <w:p w14:paraId="7F45C436" w14:textId="77777777" w:rsidR="00FC07BB" w:rsidRDefault="00FC07B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documento, PDF, imagen…</w:t>
            </w:r>
          </w:p>
        </w:tc>
      </w:tr>
      <w:tr w:rsidR="003A0DA8" w:rsidRPr="00532F07" w14:paraId="7FF27A9F" w14:textId="77777777" w:rsidTr="001D2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4" w:type="dxa"/>
            <w:shd w:val="clear" w:color="auto" w:fill="auto"/>
          </w:tcPr>
          <w:p w14:paraId="69E049F4" w14:textId="24581813" w:rsidR="003A0DA8" w:rsidRPr="003A0DA8" w:rsidRDefault="003A0DA8" w:rsidP="00C65818">
            <w:pPr>
              <w:pStyle w:val="Celda"/>
              <w:rPr>
                <w:b w:val="0"/>
                <w:bCs w:val="0"/>
              </w:rPr>
            </w:pPr>
            <w:r w:rsidRPr="003A0DA8">
              <w:rPr>
                <w:b w:val="0"/>
                <w:bCs w:val="0"/>
              </w:rPr>
              <w:t>ExpiryDate</w:t>
            </w:r>
          </w:p>
        </w:tc>
        <w:tc>
          <w:tcPr>
            <w:tcW w:w="454" w:type="dxa"/>
            <w:shd w:val="clear" w:color="auto" w:fill="auto"/>
          </w:tcPr>
          <w:p w14:paraId="5C821099" w14:textId="77777777" w:rsidR="003A0DA8" w:rsidRDefault="003A0DA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79" w:type="dxa"/>
            <w:shd w:val="clear" w:color="auto" w:fill="auto"/>
          </w:tcPr>
          <w:p w14:paraId="04C39A33" w14:textId="77777777" w:rsidR="003A0DA8" w:rsidRDefault="003A0DA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57" w:type="dxa"/>
            <w:shd w:val="clear" w:color="auto" w:fill="auto"/>
          </w:tcPr>
          <w:p w14:paraId="5EFF371F" w14:textId="68F29A73" w:rsidR="003A0DA8" w:rsidRDefault="003A0DA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expiración del documento</w:t>
            </w:r>
          </w:p>
        </w:tc>
      </w:tr>
    </w:tbl>
    <w:p w14:paraId="0B91470F" w14:textId="4D222DC4" w:rsidR="00B00F5E" w:rsidRDefault="00B00F5E" w:rsidP="00B00F5E">
      <w:pPr>
        <w:pStyle w:val="Prrafo"/>
      </w:pPr>
      <w:bookmarkStart w:id="729" w:name="_Toc123552878"/>
    </w:p>
    <w:p w14:paraId="3342A620" w14:textId="77777777" w:rsidR="00B00F5E" w:rsidRDefault="00B00F5E">
      <w:pPr>
        <w:spacing w:after="200" w:line="276" w:lineRule="auto"/>
      </w:pPr>
      <w:r>
        <w:br w:type="page"/>
      </w:r>
    </w:p>
    <w:p w14:paraId="7499D8E1" w14:textId="77777777" w:rsidR="00B00F5E" w:rsidRDefault="00B00F5E" w:rsidP="00B00F5E">
      <w:pPr>
        <w:pStyle w:val="Prrafo"/>
      </w:pPr>
    </w:p>
    <w:p w14:paraId="7F01A4E3" w14:textId="51E9A5FA" w:rsidR="00512C2A" w:rsidRDefault="00512C2A" w:rsidP="00911D0E">
      <w:pPr>
        <w:pStyle w:val="Ttulo2"/>
      </w:pPr>
      <w:bookmarkStart w:id="730" w:name="_Toc128925212"/>
      <w:r>
        <w:t>Tipo de documento de cliente.</w:t>
      </w:r>
      <w:bookmarkEnd w:id="730"/>
    </w:p>
    <w:p w14:paraId="7D1FA45A" w14:textId="77777777" w:rsidR="00512C2A" w:rsidRPr="004D2362" w:rsidRDefault="00512C2A" w:rsidP="00512C2A">
      <w:r>
        <w:t>Categorización de los tipos de documentos que se pueden requerir de un cliente: DNI (ambas caras), nómina, matrícula académica, etc. Tabla de códigos, asociado a un documento de cliente.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512C2A" w:rsidRPr="00202134" w14:paraId="58DA1106" w14:textId="77777777" w:rsidTr="00804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F115B1" w14:textId="77777777" w:rsidR="00512C2A" w:rsidRPr="00202134" w:rsidRDefault="00512C2A" w:rsidP="00804D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CustomerDocType</w:t>
            </w:r>
          </w:p>
        </w:tc>
      </w:tr>
      <w:tr w:rsidR="00512C2A" w:rsidRPr="003872F5" w14:paraId="74771350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0CBF855" w14:textId="77777777" w:rsidR="00512C2A" w:rsidRPr="003872F5" w:rsidRDefault="00512C2A" w:rsidP="00804D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C02B6F5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F31CC4A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512C2A" w:rsidRPr="00532F07" w14:paraId="25683873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72CDB80" w14:textId="77777777" w:rsidR="00512C2A" w:rsidRPr="00344BB2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2EED85A8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92D54CC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B1AFCFD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documento</w:t>
            </w:r>
          </w:p>
        </w:tc>
      </w:tr>
      <w:tr w:rsidR="00512C2A" w:rsidRPr="00532F07" w14:paraId="19C3903E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A4A52A5" w14:textId="77777777" w:rsidR="00512C2A" w:rsidRPr="00344BB2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ReasonId</w:t>
            </w:r>
          </w:p>
        </w:tc>
        <w:tc>
          <w:tcPr>
            <w:tcW w:w="454" w:type="dxa"/>
            <w:shd w:val="clear" w:color="auto" w:fill="auto"/>
          </w:tcPr>
          <w:p w14:paraId="005146A2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90F5B4A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Motivo</w:t>
            </w:r>
          </w:p>
        </w:tc>
        <w:tc>
          <w:tcPr>
            <w:tcW w:w="4492" w:type="dxa"/>
            <w:shd w:val="clear" w:color="auto" w:fill="auto"/>
          </w:tcPr>
          <w:p w14:paraId="6D2E06B0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Motivo de la estancia, opcional</w:t>
            </w:r>
          </w:p>
        </w:tc>
      </w:tr>
      <w:tr w:rsidR="00512C2A" w:rsidRPr="00532F07" w14:paraId="629DF8DD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E814933" w14:textId="77777777" w:rsidR="00512C2A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Mandatory</w:t>
            </w:r>
          </w:p>
        </w:tc>
        <w:tc>
          <w:tcPr>
            <w:tcW w:w="454" w:type="dxa"/>
            <w:shd w:val="clear" w:color="auto" w:fill="auto"/>
          </w:tcPr>
          <w:p w14:paraId="40E22FF3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0565206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A95745D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Indicador de obligatoriedad</w:t>
            </w:r>
          </w:p>
        </w:tc>
      </w:tr>
    </w:tbl>
    <w:p w14:paraId="5C003940" w14:textId="3237BBB0" w:rsidR="004D2362" w:rsidRDefault="004D2362" w:rsidP="00911D0E">
      <w:pPr>
        <w:pStyle w:val="Ttulo2"/>
      </w:pPr>
      <w:bookmarkStart w:id="731" w:name="_Toc123552879"/>
      <w:bookmarkStart w:id="732" w:name="_Toc128925213"/>
      <w:bookmarkEnd w:id="729"/>
      <w:r>
        <w:t>Documento de proveedor.</w:t>
      </w:r>
      <w:bookmarkEnd w:id="731"/>
      <w:bookmarkEnd w:id="732"/>
    </w:p>
    <w:p w14:paraId="0C989D3B" w14:textId="30BD087A" w:rsidR="004D2362" w:rsidRPr="004D2362" w:rsidRDefault="004D2362" w:rsidP="004D2362">
      <w:r>
        <w:t>Documentos</w:t>
      </w:r>
      <w:r w:rsidR="009349D6">
        <w:t xml:space="preserve"> asociados a un proveedor.</w:t>
      </w:r>
      <w:r w:rsidR="005F6244">
        <w:t xml:space="preserve"> Un proveedor puede tener varios documentos.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4D2362" w:rsidRPr="00202134" w14:paraId="35C040B3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A13022" w14:textId="085D810F" w:rsidR="004D2362" w:rsidRPr="00202134" w:rsidRDefault="004D2362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ProviderDocument</w:t>
            </w:r>
          </w:p>
        </w:tc>
      </w:tr>
      <w:tr w:rsidR="004D2362" w:rsidRPr="003872F5" w14:paraId="4DAE21C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7EDD48" w14:textId="77777777" w:rsidR="004D2362" w:rsidRPr="003872F5" w:rsidRDefault="004D2362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FBED38" w14:textId="77777777" w:rsidR="004D2362" w:rsidRPr="003872F5" w:rsidRDefault="004D236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7C863EC" w14:textId="77777777" w:rsidR="004D2362" w:rsidRPr="003872F5" w:rsidRDefault="004D236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4D2362" w:rsidRPr="00532F07" w14:paraId="0F27C05D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72FC131" w14:textId="55652C3F" w:rsidR="004D2362" w:rsidRDefault="004D236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ProviderId</w:t>
            </w:r>
          </w:p>
        </w:tc>
        <w:tc>
          <w:tcPr>
            <w:tcW w:w="454" w:type="dxa"/>
            <w:shd w:val="clear" w:color="auto" w:fill="auto"/>
          </w:tcPr>
          <w:p w14:paraId="2E1352EA" w14:textId="77777777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366093E1" w14:textId="44A44D16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4492" w:type="dxa"/>
            <w:shd w:val="clear" w:color="auto" w:fill="auto"/>
          </w:tcPr>
          <w:p w14:paraId="3215F369" w14:textId="7EEDCEDA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proveedor</w:t>
            </w:r>
          </w:p>
        </w:tc>
      </w:tr>
      <w:tr w:rsidR="00FD4EE3" w:rsidRPr="00532F07" w14:paraId="512079C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0F9E2A8" w14:textId="77777777" w:rsidR="00FD4EE3" w:rsidRPr="00344BB2" w:rsidRDefault="00FD4EE3" w:rsidP="00FD4EE3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ProviderDocTypeId</w:t>
            </w:r>
          </w:p>
        </w:tc>
        <w:tc>
          <w:tcPr>
            <w:tcW w:w="454" w:type="dxa"/>
            <w:shd w:val="clear" w:color="auto" w:fill="auto"/>
          </w:tcPr>
          <w:p w14:paraId="6D792D75" w14:textId="77777777" w:rsidR="00FD4EE3" w:rsidRPr="003872F5" w:rsidRDefault="00FD4EE3" w:rsidP="00FD4EE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CD1C6F5" w14:textId="77777777" w:rsidR="00FD4EE3" w:rsidRPr="003872F5" w:rsidRDefault="00FD4EE3" w:rsidP="00FD4EE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documento</w:t>
            </w:r>
          </w:p>
        </w:tc>
        <w:tc>
          <w:tcPr>
            <w:tcW w:w="4492" w:type="dxa"/>
            <w:shd w:val="clear" w:color="auto" w:fill="auto"/>
          </w:tcPr>
          <w:p w14:paraId="76CA7CBE" w14:textId="77777777" w:rsidR="00FD4EE3" w:rsidRPr="003872F5" w:rsidRDefault="00FD4EE3" w:rsidP="00FD4EE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documento</w:t>
            </w:r>
          </w:p>
        </w:tc>
      </w:tr>
      <w:tr w:rsidR="00252EB6" w:rsidRPr="00532F07" w14:paraId="0724325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429A1C0" w14:textId="0F41AC9E" w:rsidR="00252EB6" w:rsidRPr="00503BF8" w:rsidRDefault="00252EB6" w:rsidP="00FD4EE3">
            <w:pPr>
              <w:pStyle w:val="Celda"/>
              <w:rPr>
                <w:b w:val="0"/>
                <w:bCs w:val="0"/>
              </w:rPr>
            </w:pPr>
            <w:r w:rsidRPr="00503BF8">
              <w:rPr>
                <w:b w:val="0"/>
                <w:bCs w:val="0"/>
              </w:rPr>
              <w:t>Name</w:t>
            </w:r>
            <w:r w:rsidR="00A60EE3">
              <w:rPr>
                <w:b w:val="0"/>
                <w:bCs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0C2F2270" w14:textId="77777777" w:rsidR="00252EB6" w:rsidRDefault="00252EB6" w:rsidP="00FD4EE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748D472" w14:textId="77777777" w:rsidR="00252EB6" w:rsidRDefault="00252EB6" w:rsidP="00FD4EE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00ABDE8" w14:textId="41F1DCA1" w:rsidR="00252EB6" w:rsidRDefault="00503BF8" w:rsidP="00FD4EE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documento</w:t>
            </w:r>
          </w:p>
        </w:tc>
      </w:tr>
      <w:tr w:rsidR="004D2362" w:rsidRPr="00532F07" w14:paraId="55AF3C5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30B72A0" w14:textId="785E9EAA" w:rsidR="004D2362" w:rsidRDefault="004D236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54" w:type="dxa"/>
            <w:shd w:val="clear" w:color="auto" w:fill="auto"/>
          </w:tcPr>
          <w:p w14:paraId="6939187F" w14:textId="77777777" w:rsidR="004D2362" w:rsidRDefault="004D236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E6DBF11" w14:textId="77777777" w:rsidR="004D2362" w:rsidRDefault="004D236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347D47A" w14:textId="77777777" w:rsidR="004D2362" w:rsidRDefault="004D236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Contenido del documento, PDF, imagen…</w:t>
            </w:r>
          </w:p>
        </w:tc>
      </w:tr>
      <w:tr w:rsidR="004D2362" w:rsidRPr="00532F07" w14:paraId="5FA3C14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EAA9E49" w14:textId="77777777" w:rsidR="004D2362" w:rsidRPr="003A0DA8" w:rsidRDefault="004D2362" w:rsidP="00C65818">
            <w:pPr>
              <w:pStyle w:val="Celda"/>
              <w:rPr>
                <w:b w:val="0"/>
                <w:bCs w:val="0"/>
              </w:rPr>
            </w:pPr>
            <w:r w:rsidRPr="003A0DA8">
              <w:rPr>
                <w:b w:val="0"/>
                <w:bCs w:val="0"/>
              </w:rPr>
              <w:t>ExpiryDate</w:t>
            </w:r>
          </w:p>
        </w:tc>
        <w:tc>
          <w:tcPr>
            <w:tcW w:w="454" w:type="dxa"/>
            <w:shd w:val="clear" w:color="auto" w:fill="auto"/>
          </w:tcPr>
          <w:p w14:paraId="328737B4" w14:textId="77777777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870BE6C" w14:textId="77777777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845FA64" w14:textId="77777777" w:rsidR="004D2362" w:rsidRDefault="004D236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expiración del documento</w:t>
            </w:r>
          </w:p>
        </w:tc>
      </w:tr>
    </w:tbl>
    <w:p w14:paraId="38F69227" w14:textId="77777777" w:rsidR="00512C2A" w:rsidRDefault="00512C2A" w:rsidP="00911D0E">
      <w:pPr>
        <w:pStyle w:val="Ttulo2"/>
      </w:pPr>
      <w:bookmarkStart w:id="733" w:name="_Toc128925214"/>
      <w:bookmarkStart w:id="734" w:name="_Toc123552880"/>
      <w:r>
        <w:t>Tipo de documento de proveedor.</w:t>
      </w:r>
      <w:bookmarkEnd w:id="733"/>
    </w:p>
    <w:p w14:paraId="6651BF4D" w14:textId="77777777" w:rsidR="00512C2A" w:rsidRPr="004D2362" w:rsidRDefault="00512C2A" w:rsidP="00512C2A">
      <w:r>
        <w:t>Categorización de los tipos de documentos que se pueden requerir de un proveedor: contratos, justificantes, etc. Tabla de códigos, asociado a un documento de proveedor.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512C2A" w:rsidRPr="00202134" w14:paraId="4766D7A2" w14:textId="77777777" w:rsidTr="00804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24E4B5" w14:textId="77777777" w:rsidR="00512C2A" w:rsidRPr="00202134" w:rsidRDefault="00512C2A" w:rsidP="00804D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ProviderDocType</w:t>
            </w:r>
          </w:p>
        </w:tc>
      </w:tr>
      <w:tr w:rsidR="00512C2A" w:rsidRPr="003872F5" w14:paraId="7F2B0B3C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6B408F" w14:textId="77777777" w:rsidR="00512C2A" w:rsidRPr="003872F5" w:rsidRDefault="00512C2A" w:rsidP="00804D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0989E91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A07FABD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512C2A" w:rsidRPr="00532F07" w14:paraId="39F7FF9A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15AF030" w14:textId="4A0C8D74" w:rsidR="00512C2A" w:rsidRPr="00344BB2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A60EE3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08BD30CA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D057692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5A299EE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documento</w:t>
            </w:r>
          </w:p>
        </w:tc>
      </w:tr>
      <w:tr w:rsidR="00512C2A" w:rsidRPr="00532F07" w14:paraId="557F1C29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A157D00" w14:textId="77777777" w:rsidR="00512C2A" w:rsidRPr="00344BB2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ProviderTypeId</w:t>
            </w:r>
          </w:p>
        </w:tc>
        <w:tc>
          <w:tcPr>
            <w:tcW w:w="454" w:type="dxa"/>
            <w:shd w:val="clear" w:color="auto" w:fill="auto"/>
          </w:tcPr>
          <w:p w14:paraId="256962D6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7016CB4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proveedor</w:t>
            </w:r>
          </w:p>
        </w:tc>
        <w:tc>
          <w:tcPr>
            <w:tcW w:w="4492" w:type="dxa"/>
            <w:shd w:val="clear" w:color="auto" w:fill="auto"/>
          </w:tcPr>
          <w:p w14:paraId="6CB421BC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proveedor</w:t>
            </w:r>
          </w:p>
        </w:tc>
      </w:tr>
      <w:tr w:rsidR="00512C2A" w:rsidRPr="00532F07" w14:paraId="4B15B287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8683C45" w14:textId="77777777" w:rsidR="00512C2A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Mandatory</w:t>
            </w:r>
          </w:p>
        </w:tc>
        <w:tc>
          <w:tcPr>
            <w:tcW w:w="454" w:type="dxa"/>
            <w:shd w:val="clear" w:color="auto" w:fill="auto"/>
          </w:tcPr>
          <w:p w14:paraId="21DCE1B5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1CBB0E6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E4E40B8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Indicador de obligatoriedad</w:t>
            </w:r>
          </w:p>
        </w:tc>
      </w:tr>
    </w:tbl>
    <w:p w14:paraId="59D73135" w14:textId="77777777" w:rsidR="00B00F5E" w:rsidRDefault="00B00F5E" w:rsidP="00B00F5E">
      <w:pPr>
        <w:pStyle w:val="Prrafo"/>
      </w:pPr>
    </w:p>
    <w:p w14:paraId="01B16D93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4A9B8B72" w14:textId="2F87A428" w:rsidR="009A124A" w:rsidRDefault="009A124A" w:rsidP="00911D0E">
      <w:pPr>
        <w:pStyle w:val="Ttulo2"/>
      </w:pPr>
      <w:bookmarkStart w:id="735" w:name="_Toc128925215"/>
      <w:r>
        <w:lastRenderedPageBreak/>
        <w:t>Plantillas de contrato.</w:t>
      </w:r>
      <w:bookmarkEnd w:id="734"/>
      <w:bookmarkEnd w:id="735"/>
    </w:p>
    <w:p w14:paraId="4C4171D9" w14:textId="7D4CDBD2" w:rsidR="009A124A" w:rsidRPr="004D2362" w:rsidRDefault="009A124A" w:rsidP="009A124A">
      <w:r>
        <w:t>Plantillas de contrato para cada propietario</w:t>
      </w:r>
      <w:r w:rsidR="00CC6EE3">
        <w:t xml:space="preserve"> o empresa de servicios.</w:t>
      </w:r>
      <w:r w:rsidR="005F6244">
        <w:t xml:space="preserve"> Un proveedor puede tener varias plantillas de contrato.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9A124A" w:rsidRPr="00202134" w14:paraId="384CF5A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B97F15" w14:textId="2DB3C71F" w:rsidR="009A124A" w:rsidRPr="00202134" w:rsidRDefault="009A124A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Provider</w:t>
            </w:r>
            <w:r w:rsidR="00DF79A2">
              <w:rPr>
                <w:noProof/>
                <w:color w:val="auto"/>
              </w:rPr>
              <w:t>Template</w:t>
            </w:r>
          </w:p>
        </w:tc>
      </w:tr>
      <w:tr w:rsidR="009A124A" w:rsidRPr="003872F5" w14:paraId="6F7783F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B793499" w14:textId="77777777" w:rsidR="009A124A" w:rsidRPr="003872F5" w:rsidRDefault="009A124A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3E3DA79" w14:textId="77777777" w:rsidR="009A124A" w:rsidRPr="003872F5" w:rsidRDefault="009A124A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7414EC5" w14:textId="77777777" w:rsidR="009A124A" w:rsidRPr="003872F5" w:rsidRDefault="009A124A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9A124A" w:rsidRPr="00532F07" w14:paraId="2C6D00F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CB56812" w14:textId="77777777" w:rsidR="009A124A" w:rsidRDefault="009A124A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ProviderId</w:t>
            </w:r>
          </w:p>
        </w:tc>
        <w:tc>
          <w:tcPr>
            <w:tcW w:w="454" w:type="dxa"/>
            <w:shd w:val="clear" w:color="auto" w:fill="auto"/>
          </w:tcPr>
          <w:p w14:paraId="46664564" w14:textId="77777777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C80F8C6" w14:textId="77777777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4492" w:type="dxa"/>
            <w:shd w:val="clear" w:color="auto" w:fill="auto"/>
          </w:tcPr>
          <w:p w14:paraId="5AD4AFE6" w14:textId="36683BF3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propietario</w:t>
            </w:r>
            <w:r w:rsidR="00CC6EE3">
              <w:t>/empresa.</w:t>
            </w:r>
          </w:p>
        </w:tc>
      </w:tr>
      <w:tr w:rsidR="00C23A65" w:rsidRPr="00532F07" w14:paraId="1156530E" w14:textId="77777777" w:rsidTr="00AA4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7476A66" w14:textId="503A798F" w:rsidR="00C23A65" w:rsidRDefault="00C23A65" w:rsidP="00C23A65">
            <w:pPr>
              <w:pStyle w:val="Celda"/>
              <w:tabs>
                <w:tab w:val="right" w:pos="1751"/>
              </w:tabs>
              <w:rPr>
                <w:b w:val="0"/>
              </w:rPr>
            </w:pPr>
            <w:r>
              <w:rPr>
                <w:b w:val="0"/>
              </w:rPr>
              <w:t>Name</w:t>
            </w:r>
            <w:r w:rsidR="00737069">
              <w:rPr>
                <w:b w:val="0"/>
              </w:rPr>
              <w:t xml:space="preserve"> </w:t>
            </w:r>
          </w:p>
        </w:tc>
        <w:tc>
          <w:tcPr>
            <w:tcW w:w="454" w:type="dxa"/>
            <w:shd w:val="clear" w:color="auto" w:fill="auto"/>
          </w:tcPr>
          <w:p w14:paraId="09C9CD35" w14:textId="77777777" w:rsidR="00C23A65" w:rsidRDefault="00C23A65" w:rsidP="00C23A6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DD2315D" w14:textId="77777777" w:rsidR="00C23A65" w:rsidRDefault="00C23A65" w:rsidP="00C23A6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3BC7EB9" w14:textId="665EB780" w:rsidR="00C23A65" w:rsidRDefault="00C23A65" w:rsidP="00C23A6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documento</w:t>
            </w:r>
          </w:p>
        </w:tc>
      </w:tr>
      <w:tr w:rsidR="009A124A" w:rsidRPr="00532F07" w14:paraId="7449F9A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CC9F716" w14:textId="5BDD6D27" w:rsidR="009A124A" w:rsidRDefault="009A124A" w:rsidP="009A124A">
            <w:pPr>
              <w:pStyle w:val="Celda"/>
              <w:tabs>
                <w:tab w:val="right" w:pos="1751"/>
              </w:tabs>
              <w:rPr>
                <w:b w:val="0"/>
              </w:rPr>
            </w:pPr>
            <w:r>
              <w:rPr>
                <w:b w:val="0"/>
              </w:rPr>
              <w:t>Template</w:t>
            </w:r>
          </w:p>
        </w:tc>
        <w:tc>
          <w:tcPr>
            <w:tcW w:w="454" w:type="dxa"/>
            <w:shd w:val="clear" w:color="auto" w:fill="auto"/>
          </w:tcPr>
          <w:p w14:paraId="1B190985" w14:textId="77777777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A8EF6FA" w14:textId="77777777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9A5AF7C" w14:textId="77777777" w:rsidR="009A124A" w:rsidRDefault="009A124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documento, PDF, imagen…</w:t>
            </w:r>
          </w:p>
        </w:tc>
      </w:tr>
      <w:tr w:rsidR="009A124A" w:rsidRPr="00532F07" w14:paraId="2E9BA87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4FB015D" w14:textId="4592A868" w:rsidR="00A60D16" w:rsidRPr="00A60D16" w:rsidRDefault="004F03E3" w:rsidP="00C65818">
            <w:pPr>
              <w:pStyle w:val="Celda"/>
            </w:pPr>
            <w:r w:rsidRPr="003A0DA8">
              <w:rPr>
                <w:b w:val="0"/>
                <w:bCs w:val="0"/>
              </w:rPr>
              <w:t>ExpiryDate</w:t>
            </w:r>
          </w:p>
        </w:tc>
        <w:tc>
          <w:tcPr>
            <w:tcW w:w="454" w:type="dxa"/>
            <w:shd w:val="clear" w:color="auto" w:fill="auto"/>
          </w:tcPr>
          <w:p w14:paraId="3C701F22" w14:textId="77777777" w:rsidR="009A124A" w:rsidRDefault="009A124A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46726BB" w14:textId="77777777" w:rsidR="009A124A" w:rsidRDefault="009A124A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7445A36E" w14:textId="54F663EB" w:rsidR="009A124A" w:rsidRDefault="009A124A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hasta la que está vigente</w:t>
            </w:r>
          </w:p>
        </w:tc>
      </w:tr>
    </w:tbl>
    <w:p w14:paraId="10DDEC06" w14:textId="77777777" w:rsidR="004D2362" w:rsidRDefault="004D2362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218781D0" w14:textId="3DE38B96" w:rsidR="00E850C9" w:rsidRPr="003E33A6" w:rsidRDefault="002A74D0" w:rsidP="00FF2668">
      <w:pPr>
        <w:pStyle w:val="Ttulo1"/>
      </w:pPr>
      <w:bookmarkStart w:id="736" w:name="_Toc123552881"/>
      <w:bookmarkStart w:id="737" w:name="_Toc128925216"/>
      <w:r>
        <w:lastRenderedPageBreak/>
        <w:t>Recursos</w:t>
      </w:r>
      <w:r w:rsidR="00E850C9" w:rsidRPr="003E33A6">
        <w:t>.</w:t>
      </w:r>
      <w:bookmarkEnd w:id="736"/>
      <w:bookmarkEnd w:id="737"/>
    </w:p>
    <w:p w14:paraId="311E9632" w14:textId="5E875D83" w:rsidR="00BF20A3" w:rsidRDefault="00A65F1B" w:rsidP="00717C58">
      <w:pPr>
        <w:pStyle w:val="Prrafo"/>
      </w:pPr>
      <w:r>
        <w:t xml:space="preserve">Conjunto de entidades que almacenan información sobre los activos de </w:t>
      </w:r>
      <w:r w:rsidRPr="00A65F1B">
        <w:rPr>
          <w:rStyle w:val="KeywordCar"/>
        </w:rPr>
        <w:t>Cotown</w:t>
      </w:r>
      <w:r>
        <w:t xml:space="preserve"> y de terceros que se alquilan a los clientes.</w:t>
      </w:r>
    </w:p>
    <w:p w14:paraId="0A1B61BB" w14:textId="49DF1103" w:rsidR="009A52EC" w:rsidRDefault="009A52EC" w:rsidP="00242907">
      <w:pPr>
        <w:pStyle w:val="Negrita"/>
      </w:pPr>
      <w:r>
        <w:t>Ubicaciones y edificios.</w:t>
      </w:r>
    </w:p>
    <w:p w14:paraId="44A84957" w14:textId="7EA21025" w:rsidR="009A52EC" w:rsidRDefault="009A52EC" w:rsidP="00717C58">
      <w:pPr>
        <w:pStyle w:val="Prrafo"/>
      </w:pPr>
      <w:r>
        <w:rPr>
          <w:noProof/>
        </w:rPr>
        <w:drawing>
          <wp:inline distT="0" distB="0" distL="0" distR="0" wp14:anchorId="20C0683B" wp14:editId="73392FF3">
            <wp:extent cx="5759450" cy="4097020"/>
            <wp:effectExtent l="0" t="0" r="0" b="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FF45" w14:textId="77777777" w:rsidR="00307626" w:rsidRDefault="00307626" w:rsidP="00911D0E">
      <w:pPr>
        <w:pStyle w:val="Ttulo2"/>
      </w:pPr>
      <w:bookmarkStart w:id="738" w:name="_Toc123552882"/>
      <w:bookmarkStart w:id="739" w:name="_Toc128925217"/>
      <w:r>
        <w:t>Ubicación.</w:t>
      </w:r>
      <w:bookmarkEnd w:id="738"/>
      <w:bookmarkEnd w:id="739"/>
    </w:p>
    <w:p w14:paraId="5A36ED02" w14:textId="77777777" w:rsidR="00307626" w:rsidRDefault="00307626" w:rsidP="00307626">
      <w:pPr>
        <w:pStyle w:val="Prrafo"/>
      </w:pPr>
      <w:r>
        <w:t>Diferentes ubicaciones donde pueden encontrarse activos.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307626" w:rsidRPr="00202134" w14:paraId="174A737D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82F3D2C" w14:textId="778B3578" w:rsidR="00307626" w:rsidRPr="00202134" w:rsidRDefault="00307626" w:rsidP="00C65818">
            <w:pPr>
              <w:pStyle w:val="Prrafo"/>
              <w:rPr>
                <w:noProof/>
                <w:color w:val="auto"/>
              </w:rPr>
            </w:pPr>
            <w:r w:rsidRPr="00202134">
              <w:rPr>
                <w:noProof/>
                <w:color w:val="auto"/>
              </w:rPr>
              <w:t>Location</w:t>
            </w:r>
          </w:p>
        </w:tc>
      </w:tr>
      <w:tr w:rsidR="00307626" w:rsidRPr="003872F5" w14:paraId="1C8DED3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3D4639" w14:textId="77777777" w:rsidR="00307626" w:rsidRPr="003872F5" w:rsidRDefault="0030762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FBBBAF2" w14:textId="77777777" w:rsidR="00307626" w:rsidRPr="003872F5" w:rsidRDefault="0030762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FF9F45" w14:textId="77777777" w:rsidR="00307626" w:rsidRPr="003872F5" w:rsidRDefault="0030762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07626" w:rsidRPr="00532F07" w14:paraId="1007E01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BD30877" w14:textId="6436EF7F" w:rsidR="00307626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307626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39F885C3" w14:textId="77777777" w:rsidR="00307626" w:rsidRDefault="0030762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E305D17" w14:textId="77777777" w:rsidR="00307626" w:rsidRPr="003872F5" w:rsidRDefault="0030762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06FE743" w14:textId="77777777" w:rsidR="00307626" w:rsidRDefault="0030762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ubicación</w:t>
            </w:r>
          </w:p>
        </w:tc>
      </w:tr>
      <w:tr w:rsidR="00307626" w14:paraId="60E872D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92D8C3C" w14:textId="77777777" w:rsidR="00307626" w:rsidRDefault="0030762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03698928" w14:textId="77777777" w:rsidR="00307626" w:rsidRDefault="0030762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2BF6F38" w14:textId="77777777" w:rsidR="00307626" w:rsidRPr="003872F5" w:rsidRDefault="0030762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051A66DA" w14:textId="77777777" w:rsidR="00307626" w:rsidRDefault="0030762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Descripción, para la web</w:t>
            </w:r>
          </w:p>
        </w:tc>
      </w:tr>
      <w:tr w:rsidR="00307626" w:rsidRPr="00532F07" w14:paraId="20D031A8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4706484" w14:textId="6CA7CED8" w:rsidR="00307626" w:rsidRDefault="00FD5C5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ProvinceId</w:t>
            </w:r>
          </w:p>
        </w:tc>
        <w:tc>
          <w:tcPr>
            <w:tcW w:w="480" w:type="dxa"/>
            <w:shd w:val="clear" w:color="auto" w:fill="auto"/>
          </w:tcPr>
          <w:p w14:paraId="36CCDE7E" w14:textId="12450A84" w:rsidR="00307626" w:rsidRDefault="006D5EF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6C8046A3" w14:textId="3A124E9D" w:rsidR="00307626" w:rsidRDefault="006D5EF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Provincia</w:t>
            </w:r>
          </w:p>
        </w:tc>
        <w:tc>
          <w:tcPr>
            <w:tcW w:w="4473" w:type="dxa"/>
            <w:shd w:val="clear" w:color="auto" w:fill="auto"/>
          </w:tcPr>
          <w:p w14:paraId="1022C444" w14:textId="77777777" w:rsidR="00307626" w:rsidRDefault="0030762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Provincia/Condado</w:t>
            </w:r>
          </w:p>
        </w:tc>
      </w:tr>
    </w:tbl>
    <w:p w14:paraId="55249CE6" w14:textId="77777777" w:rsidR="00B00F5E" w:rsidRDefault="00B00F5E" w:rsidP="00B00F5E">
      <w:pPr>
        <w:pStyle w:val="Prrafo"/>
      </w:pPr>
      <w:bookmarkStart w:id="740" w:name="_Toc123552883"/>
    </w:p>
    <w:p w14:paraId="74B6AF92" w14:textId="77777777" w:rsidR="001C2B09" w:rsidRDefault="001C2B09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22D64DB0" w14:textId="2667BC7C" w:rsidR="001127E2" w:rsidRDefault="001127E2" w:rsidP="00911D0E">
      <w:pPr>
        <w:pStyle w:val="Ttulo2"/>
      </w:pPr>
      <w:bookmarkStart w:id="741" w:name="_Toc128925218"/>
      <w:r>
        <w:lastRenderedPageBreak/>
        <w:t>Barrio.</w:t>
      </w:r>
      <w:bookmarkEnd w:id="740"/>
      <w:bookmarkEnd w:id="741"/>
    </w:p>
    <w:p w14:paraId="14633B2B" w14:textId="5146B480" w:rsidR="00C13CB7" w:rsidRPr="00C13CB7" w:rsidRDefault="00C13CB7" w:rsidP="00C13CB7">
      <w:r>
        <w:t>Barrios, distritos o zonas en que pueden dividirse las localizaciones o ciudades.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1127E2" w:rsidRPr="00202134" w14:paraId="1385DDCA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4F1C80CB" w14:textId="69D072D2" w:rsidR="001127E2" w:rsidRPr="00202134" w:rsidRDefault="00E96319" w:rsidP="00E96319">
            <w:pPr>
              <w:pStyle w:val="Prrafo"/>
              <w:tabs>
                <w:tab w:val="left" w:pos="2080"/>
              </w:tabs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District</w:t>
            </w:r>
          </w:p>
        </w:tc>
      </w:tr>
      <w:tr w:rsidR="001127E2" w:rsidRPr="003872F5" w14:paraId="4DB9B458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19A5365" w14:textId="77777777" w:rsidR="001127E2" w:rsidRPr="003872F5" w:rsidRDefault="001127E2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87E0854" w14:textId="77777777" w:rsidR="001127E2" w:rsidRPr="003872F5" w:rsidRDefault="001127E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6127906" w14:textId="77777777" w:rsidR="001127E2" w:rsidRPr="003872F5" w:rsidRDefault="001127E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1127E2" w:rsidRPr="00532F07" w14:paraId="7605DC79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684873A6" w14:textId="32D776BD" w:rsidR="001127E2" w:rsidRPr="00344BB2" w:rsidRDefault="001127E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LocationId</w:t>
            </w:r>
          </w:p>
        </w:tc>
        <w:tc>
          <w:tcPr>
            <w:tcW w:w="480" w:type="dxa"/>
            <w:shd w:val="clear" w:color="auto" w:fill="auto"/>
          </w:tcPr>
          <w:p w14:paraId="3E89A5C9" w14:textId="1C7F26D4" w:rsidR="001127E2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1A9DAE0" w14:textId="3C0FE59A" w:rsidR="001127E2" w:rsidRPr="003872F5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4473" w:type="dxa"/>
            <w:shd w:val="clear" w:color="auto" w:fill="auto"/>
          </w:tcPr>
          <w:p w14:paraId="2C3E8876" w14:textId="0BF746B5" w:rsidR="001127E2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ubicación</w:t>
            </w:r>
          </w:p>
        </w:tc>
      </w:tr>
      <w:tr w:rsidR="001127E2" w14:paraId="5CDDB281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2C281EE3" w14:textId="7B3FBE11" w:rsidR="001127E2" w:rsidRDefault="00F14430" w:rsidP="001127E2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1A35B8FE" w14:textId="77777777" w:rsidR="001127E2" w:rsidRDefault="001127E2" w:rsidP="001127E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1A06A98A" w14:textId="77777777" w:rsidR="001127E2" w:rsidRPr="003872F5" w:rsidRDefault="001127E2" w:rsidP="001127E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0CA2CEA1" w14:textId="0A55CE2D" w:rsidR="001127E2" w:rsidRDefault="001127E2" w:rsidP="001127E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barrio</w:t>
            </w:r>
          </w:p>
        </w:tc>
      </w:tr>
      <w:tr w:rsidR="001127E2" w14:paraId="31CC27D5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9E80458" w14:textId="77777777" w:rsidR="001127E2" w:rsidRDefault="001127E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34FB7D82" w14:textId="77777777" w:rsidR="001127E2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F0AC064" w14:textId="77777777" w:rsidR="001127E2" w:rsidRPr="003872F5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A837FD7" w14:textId="77777777" w:rsidR="001127E2" w:rsidRDefault="001127E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Descripción, para la web</w:t>
            </w:r>
          </w:p>
        </w:tc>
      </w:tr>
    </w:tbl>
    <w:p w14:paraId="531AB6DD" w14:textId="799D8210" w:rsidR="003E6686" w:rsidRPr="003E33A6" w:rsidRDefault="003E6686" w:rsidP="00911D0E">
      <w:pPr>
        <w:pStyle w:val="Ttulo2"/>
      </w:pPr>
      <w:bookmarkStart w:id="742" w:name="_Toc123552885"/>
      <w:bookmarkStart w:id="743" w:name="_Toc128925219"/>
      <w:r>
        <w:t>Edificio.</w:t>
      </w:r>
      <w:bookmarkEnd w:id="742"/>
      <w:bookmarkEnd w:id="743"/>
    </w:p>
    <w:p w14:paraId="42E61A9F" w14:textId="3BA769EF" w:rsidR="003E6686" w:rsidRDefault="003E6686" w:rsidP="003E6686">
      <w:pPr>
        <w:pStyle w:val="Prrafo"/>
      </w:pPr>
      <w:r>
        <w:t>Dirección en la que se encuentran recursos de tipo piso, habitación o plaza.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480"/>
        <w:gridCol w:w="2086"/>
        <w:gridCol w:w="4529"/>
      </w:tblGrid>
      <w:tr w:rsidR="003E6686" w:rsidRPr="00532F07" w14:paraId="35325D71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1098138A" w14:textId="14ABEDEB" w:rsidR="003E6686" w:rsidRPr="00202134" w:rsidRDefault="003E668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</w:t>
            </w:r>
          </w:p>
        </w:tc>
      </w:tr>
      <w:tr w:rsidR="003E6686" w:rsidRPr="003872F5" w14:paraId="7DC23AA2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8377664" w14:textId="77777777" w:rsidR="003E6686" w:rsidRPr="003872F5" w:rsidRDefault="003E668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08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2C5B8F7" w14:textId="77777777" w:rsidR="003E6686" w:rsidRPr="003872F5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52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559F04" w14:textId="77777777" w:rsidR="003E6686" w:rsidRPr="003872F5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E6686" w:rsidRPr="00532F07" w14:paraId="4FD56792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7D7EE82C" w14:textId="4F2BEA03" w:rsidR="003E6686" w:rsidRDefault="007B553D" w:rsidP="007B553D">
            <w:pPr>
              <w:pStyle w:val="Celda"/>
              <w:tabs>
                <w:tab w:val="left" w:pos="916"/>
              </w:tabs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089DC8F6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086" w:type="dxa"/>
            <w:shd w:val="clear" w:color="auto" w:fill="auto"/>
          </w:tcPr>
          <w:p w14:paraId="28334B47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52DBA853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única identificadora del recurso</w:t>
            </w:r>
          </w:p>
        </w:tc>
      </w:tr>
      <w:tr w:rsidR="00556F1C" w14:paraId="41115B88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1BC0E3B9" w14:textId="77777777" w:rsidR="00556F1C" w:rsidRDefault="00556F1C" w:rsidP="00556F1C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51ECF18B" w14:textId="77777777" w:rsidR="00556F1C" w:rsidRDefault="00556F1C" w:rsidP="00556F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6" w:type="dxa"/>
            <w:shd w:val="clear" w:color="auto" w:fill="auto"/>
          </w:tcPr>
          <w:p w14:paraId="09FB4A53" w14:textId="77777777" w:rsidR="00556F1C" w:rsidRDefault="00556F1C" w:rsidP="00556F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 o segmento</w:t>
            </w:r>
          </w:p>
        </w:tc>
        <w:tc>
          <w:tcPr>
            <w:tcW w:w="4529" w:type="dxa"/>
            <w:shd w:val="clear" w:color="auto" w:fill="auto"/>
          </w:tcPr>
          <w:p w14:paraId="085F0A0D" w14:textId="77777777" w:rsidR="00556F1C" w:rsidRDefault="00556F1C" w:rsidP="00556F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segmento de comercialización</w:t>
            </w:r>
          </w:p>
        </w:tc>
      </w:tr>
      <w:tr w:rsidR="00A50022" w14:paraId="04B1D3AC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4E6BFC0C" w14:textId="77777777" w:rsidR="00A50022" w:rsidRDefault="00A50022" w:rsidP="00A50022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1FB145C2" w14:textId="77777777" w:rsidR="00A50022" w:rsidRDefault="00A50022" w:rsidP="00A500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6ECDDE71" w14:textId="77777777" w:rsidR="00A50022" w:rsidRDefault="00A50022" w:rsidP="00A500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6ADB9361" w14:textId="77777777" w:rsidR="00A50022" w:rsidRDefault="00A50022" w:rsidP="00A500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edificio</w:t>
            </w:r>
          </w:p>
        </w:tc>
      </w:tr>
      <w:tr w:rsidR="003E6686" w:rsidRPr="00532F07" w14:paraId="19BEAA36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48F329B3" w14:textId="77777777" w:rsidR="003E6686" w:rsidRDefault="003E668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Address</w:t>
            </w:r>
          </w:p>
        </w:tc>
        <w:tc>
          <w:tcPr>
            <w:tcW w:w="480" w:type="dxa"/>
            <w:shd w:val="clear" w:color="auto" w:fill="auto"/>
          </w:tcPr>
          <w:p w14:paraId="339393D1" w14:textId="77777777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3F9A7FF5" w14:textId="77777777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252BBB56" w14:textId="77777777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Dirección postal</w:t>
            </w:r>
          </w:p>
        </w:tc>
      </w:tr>
      <w:tr w:rsidR="003E6686" w:rsidRPr="00532F07" w14:paraId="728A27C8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42949689" w14:textId="77777777" w:rsidR="003E6686" w:rsidRDefault="003E668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Zip</w:t>
            </w:r>
          </w:p>
        </w:tc>
        <w:tc>
          <w:tcPr>
            <w:tcW w:w="480" w:type="dxa"/>
            <w:shd w:val="clear" w:color="auto" w:fill="auto"/>
          </w:tcPr>
          <w:p w14:paraId="595FD318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4C322AF1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3BA6369E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postal</w:t>
            </w:r>
          </w:p>
        </w:tc>
      </w:tr>
      <w:tr w:rsidR="00E96319" w14:paraId="38788066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28F1A52F" w14:textId="66EF3AF1" w:rsidR="00E96319" w:rsidRDefault="00E96319" w:rsidP="00E96319">
            <w:pPr>
              <w:pStyle w:val="Celda"/>
              <w:rPr>
                <w:b w:val="0"/>
              </w:rPr>
            </w:pPr>
            <w:r>
              <w:rPr>
                <w:b w:val="0"/>
              </w:rPr>
              <w:t>DistrictId</w:t>
            </w:r>
          </w:p>
        </w:tc>
        <w:tc>
          <w:tcPr>
            <w:tcW w:w="480" w:type="dxa"/>
            <w:shd w:val="clear" w:color="auto" w:fill="auto"/>
          </w:tcPr>
          <w:p w14:paraId="595AC0EF" w14:textId="77777777" w:rsidR="00E96319" w:rsidRDefault="00E96319" w:rsidP="00E9631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6" w:type="dxa"/>
            <w:shd w:val="clear" w:color="auto" w:fill="auto"/>
          </w:tcPr>
          <w:p w14:paraId="09A867E5" w14:textId="66C396AF" w:rsidR="00E96319" w:rsidRDefault="00E96319" w:rsidP="00E9631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Barrio</w:t>
            </w:r>
          </w:p>
        </w:tc>
        <w:tc>
          <w:tcPr>
            <w:tcW w:w="4529" w:type="dxa"/>
            <w:shd w:val="clear" w:color="auto" w:fill="auto"/>
          </w:tcPr>
          <w:p w14:paraId="1CA67238" w14:textId="2367EB2F" w:rsidR="00E96319" w:rsidRDefault="00E96319" w:rsidP="00E9631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barrio</w:t>
            </w:r>
          </w:p>
        </w:tc>
      </w:tr>
      <w:tr w:rsidR="007301C2" w14:paraId="73ED6DC2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0CE0D277" w14:textId="3EC14D33" w:rsidR="007301C2" w:rsidRDefault="007301C2" w:rsidP="007301C2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BuildingTypeId</w:t>
            </w:r>
          </w:p>
        </w:tc>
        <w:tc>
          <w:tcPr>
            <w:tcW w:w="480" w:type="dxa"/>
            <w:shd w:val="clear" w:color="auto" w:fill="auto"/>
          </w:tcPr>
          <w:p w14:paraId="27F6E91D" w14:textId="77777777" w:rsidR="007301C2" w:rsidRDefault="007301C2" w:rsidP="007301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6" w:type="dxa"/>
            <w:shd w:val="clear" w:color="auto" w:fill="auto"/>
          </w:tcPr>
          <w:p w14:paraId="4659B4C2" w14:textId="4425ED23" w:rsidR="007301C2" w:rsidRDefault="007301C2" w:rsidP="007301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BuildingType</w:t>
            </w:r>
          </w:p>
        </w:tc>
        <w:tc>
          <w:tcPr>
            <w:tcW w:w="4529" w:type="dxa"/>
            <w:shd w:val="clear" w:color="auto" w:fill="auto"/>
          </w:tcPr>
          <w:p w14:paraId="7A784B4B" w14:textId="04565028" w:rsidR="007301C2" w:rsidRDefault="007301C2" w:rsidP="007301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tipo de edificio</w:t>
            </w:r>
          </w:p>
        </w:tc>
      </w:tr>
      <w:tr w:rsidR="003E6686" w:rsidRPr="00532F07" w14:paraId="3BFBF5CD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2ECDF91C" w14:textId="77777777" w:rsidR="003E6686" w:rsidRDefault="003E668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LatLon</w:t>
            </w:r>
          </w:p>
        </w:tc>
        <w:tc>
          <w:tcPr>
            <w:tcW w:w="480" w:type="dxa"/>
            <w:shd w:val="clear" w:color="auto" w:fill="auto"/>
          </w:tcPr>
          <w:p w14:paraId="2EDA7A0B" w14:textId="77777777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0E88CDCB" w14:textId="77777777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314B9766" w14:textId="7792C4A1" w:rsidR="003E6686" w:rsidRDefault="003E668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Geoposición del </w:t>
            </w:r>
            <w:r w:rsidR="007301C2">
              <w:t>edificio</w:t>
            </w:r>
          </w:p>
        </w:tc>
      </w:tr>
      <w:tr w:rsidR="003E6686" w14:paraId="5AB38301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3CF3B2CC" w14:textId="77777777" w:rsidR="003E6686" w:rsidRDefault="003E668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6C1F2262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0177077C" w14:textId="77777777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4E66D984" w14:textId="0E9D2743" w:rsidR="003E6686" w:rsidRDefault="003E668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/ Detalles del </w:t>
            </w:r>
            <w:r w:rsidR="007301C2">
              <w:t>edificio</w:t>
            </w:r>
          </w:p>
        </w:tc>
      </w:tr>
      <w:tr w:rsidR="00295A09" w14:paraId="1C160D0E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43F8E4C0" w14:textId="61FDDA50" w:rsidR="00295A09" w:rsidRPr="008E0463" w:rsidRDefault="008E0463" w:rsidP="00C65818">
            <w:pPr>
              <w:pStyle w:val="Celda"/>
              <w:rPr>
                <w:b w:val="0"/>
                <w:bCs w:val="0"/>
              </w:rPr>
            </w:pPr>
            <w:r w:rsidRPr="008E0463">
              <w:rPr>
                <w:b w:val="0"/>
                <w:bCs w:val="0"/>
              </w:rPr>
              <w:t>SAPKey</w:t>
            </w:r>
          </w:p>
        </w:tc>
        <w:tc>
          <w:tcPr>
            <w:tcW w:w="480" w:type="dxa"/>
            <w:shd w:val="clear" w:color="auto" w:fill="auto"/>
          </w:tcPr>
          <w:p w14:paraId="3E6C765D" w14:textId="77777777" w:rsidR="00295A09" w:rsidRPr="008E0463" w:rsidRDefault="00295A0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86" w:type="dxa"/>
            <w:shd w:val="clear" w:color="auto" w:fill="auto"/>
          </w:tcPr>
          <w:p w14:paraId="620594BE" w14:textId="77777777" w:rsidR="00295A09" w:rsidRPr="008E0463" w:rsidRDefault="00295A0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0B281764" w14:textId="2BA7352E" w:rsidR="00295A09" w:rsidRPr="008E0463" w:rsidRDefault="008E046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E0463">
              <w:t>Clave de SAP</w:t>
            </w:r>
          </w:p>
        </w:tc>
      </w:tr>
      <w:tr w:rsidR="007301C2" w:rsidRPr="00532F07" w14:paraId="6D0CA380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14C23186" w14:textId="26472D9B" w:rsidR="007301C2" w:rsidRPr="00DA18D1" w:rsidRDefault="007301C2" w:rsidP="003B32BF">
            <w:pPr>
              <w:pStyle w:val="Celda"/>
              <w:rPr>
                <w:b w:val="0"/>
                <w:bCs w:val="0"/>
              </w:rPr>
            </w:pPr>
            <w:r w:rsidRPr="00DA18D1">
              <w:rPr>
                <w:b w:val="0"/>
                <w:bCs w:val="0"/>
              </w:rPr>
              <w:t>WiFiSSID</w:t>
            </w:r>
          </w:p>
        </w:tc>
        <w:tc>
          <w:tcPr>
            <w:tcW w:w="480" w:type="dxa"/>
            <w:shd w:val="clear" w:color="auto" w:fill="auto"/>
          </w:tcPr>
          <w:p w14:paraId="78F2948E" w14:textId="77777777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0D39F23E" w14:textId="77777777" w:rsidR="007301C2" w:rsidRPr="003872F5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030EE24F" w14:textId="17191963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SSID de la WiFi</w:t>
            </w:r>
          </w:p>
        </w:tc>
      </w:tr>
      <w:tr w:rsidR="007301C2" w:rsidRPr="00532F07" w14:paraId="4FA672AE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01F5C5A9" w14:textId="36044158" w:rsidR="007301C2" w:rsidRPr="00DA18D1" w:rsidRDefault="007301C2" w:rsidP="003B32BF">
            <w:pPr>
              <w:pStyle w:val="Celda"/>
              <w:rPr>
                <w:b w:val="0"/>
                <w:bCs w:val="0"/>
              </w:rPr>
            </w:pPr>
            <w:r w:rsidRPr="00DA18D1">
              <w:rPr>
                <w:b w:val="0"/>
                <w:bCs w:val="0"/>
              </w:rPr>
              <w:t>WiFiKey</w:t>
            </w:r>
          </w:p>
        </w:tc>
        <w:tc>
          <w:tcPr>
            <w:tcW w:w="480" w:type="dxa"/>
            <w:shd w:val="clear" w:color="auto" w:fill="auto"/>
          </w:tcPr>
          <w:p w14:paraId="4CACA37C" w14:textId="77777777" w:rsidR="007301C2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1608A3A5" w14:textId="77777777" w:rsidR="007301C2" w:rsidRPr="003872F5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647AA204" w14:textId="6FA7034C" w:rsidR="007301C2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 de la WiFi</w:t>
            </w:r>
          </w:p>
        </w:tc>
      </w:tr>
      <w:tr w:rsidR="007301C2" w:rsidRPr="00532F07" w14:paraId="0C4BE0AF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05A15FA6" w14:textId="2DBD1CF2" w:rsidR="007301C2" w:rsidRDefault="007301C2" w:rsidP="003B32BF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GateMAC</w:t>
            </w:r>
          </w:p>
        </w:tc>
        <w:tc>
          <w:tcPr>
            <w:tcW w:w="480" w:type="dxa"/>
            <w:shd w:val="clear" w:color="auto" w:fill="auto"/>
          </w:tcPr>
          <w:p w14:paraId="1ADF29AA" w14:textId="77777777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7E4E27BC" w14:textId="77777777" w:rsidR="007301C2" w:rsidRPr="003872F5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1757545B" w14:textId="101E4ED1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 de la puerta de acceso</w:t>
            </w:r>
          </w:p>
        </w:tc>
      </w:tr>
      <w:tr w:rsidR="007301C2" w:rsidRPr="00532F07" w14:paraId="22CE6B3E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2523A78D" w14:textId="13221D7D" w:rsidR="007301C2" w:rsidRDefault="007301C2" w:rsidP="003B32BF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GateURL</w:t>
            </w:r>
          </w:p>
        </w:tc>
        <w:tc>
          <w:tcPr>
            <w:tcW w:w="480" w:type="dxa"/>
            <w:shd w:val="clear" w:color="auto" w:fill="auto"/>
          </w:tcPr>
          <w:p w14:paraId="63DF88FD" w14:textId="77777777" w:rsidR="007301C2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119737AA" w14:textId="77777777" w:rsidR="007301C2" w:rsidRPr="003872F5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713F41DB" w14:textId="5CEF058A" w:rsidR="007301C2" w:rsidRDefault="007301C2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de la puerta de acceso</w:t>
            </w:r>
          </w:p>
        </w:tc>
      </w:tr>
      <w:tr w:rsidR="007301C2" w:rsidRPr="00532F07" w14:paraId="3D5F4BF7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4D51ECD9" w14:textId="59277A1B" w:rsidR="007301C2" w:rsidRDefault="007301C2" w:rsidP="003B32BF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GatePhone</w:t>
            </w:r>
          </w:p>
        </w:tc>
        <w:tc>
          <w:tcPr>
            <w:tcW w:w="480" w:type="dxa"/>
            <w:shd w:val="clear" w:color="auto" w:fill="auto"/>
          </w:tcPr>
          <w:p w14:paraId="5AF83079" w14:textId="77777777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7E688485" w14:textId="77777777" w:rsidR="007301C2" w:rsidRPr="003872F5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0AB0D81B" w14:textId="7567A28E" w:rsidR="007301C2" w:rsidRDefault="007301C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 de la puerta de acceso</w:t>
            </w:r>
          </w:p>
        </w:tc>
      </w:tr>
      <w:tr w:rsidR="00187950" w:rsidRPr="00532F07" w14:paraId="5F18078F" w14:textId="77777777" w:rsidTr="00E566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4FE259F" w14:textId="75F15F6F" w:rsidR="00187950" w:rsidRPr="00187950" w:rsidRDefault="00187950" w:rsidP="003B32BF">
            <w:pPr>
              <w:pStyle w:val="Celda"/>
              <w:rPr>
                <w:b w:val="0"/>
                <w:bCs w:val="0"/>
              </w:rPr>
            </w:pPr>
            <w:r w:rsidRPr="00187950">
              <w:rPr>
                <w:b w:val="0"/>
                <w:bCs w:val="0"/>
              </w:rPr>
              <w:t>ManagementFee</w:t>
            </w:r>
          </w:p>
        </w:tc>
        <w:tc>
          <w:tcPr>
            <w:tcW w:w="480" w:type="dxa"/>
            <w:shd w:val="clear" w:color="auto" w:fill="auto"/>
          </w:tcPr>
          <w:p w14:paraId="04F62B7E" w14:textId="77777777" w:rsidR="00187950" w:rsidRDefault="00187950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72EF355F" w14:textId="77777777" w:rsidR="00187950" w:rsidRPr="003872F5" w:rsidRDefault="00187950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5DDF6AFB" w14:textId="16373F5B" w:rsidR="00187950" w:rsidRDefault="00187950" w:rsidP="003B32B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 de gestión cobrado al propietario</w:t>
            </w:r>
          </w:p>
        </w:tc>
      </w:tr>
      <w:tr w:rsidR="008A3EA2" w:rsidRPr="00532F07" w14:paraId="38F5B23E" w14:textId="77777777" w:rsidTr="00E566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30B0E33F" w14:textId="4FE6D58E" w:rsidR="008A3EA2" w:rsidRPr="008A3EA2" w:rsidRDefault="008A3EA2" w:rsidP="003B32BF">
            <w:pPr>
              <w:pStyle w:val="Celda"/>
              <w:rPr>
                <w:b w:val="0"/>
                <w:bCs w:val="0"/>
              </w:rPr>
            </w:pPr>
            <w:r w:rsidRPr="008A3EA2">
              <w:rPr>
                <w:b w:val="0"/>
                <w:bCs w:val="0"/>
              </w:rPr>
              <w:t>BookingFee</w:t>
            </w:r>
          </w:p>
        </w:tc>
        <w:tc>
          <w:tcPr>
            <w:tcW w:w="480" w:type="dxa"/>
            <w:shd w:val="clear" w:color="auto" w:fill="auto"/>
          </w:tcPr>
          <w:p w14:paraId="0D0AB524" w14:textId="77777777" w:rsidR="008A3EA2" w:rsidRDefault="008A3EA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6" w:type="dxa"/>
            <w:shd w:val="clear" w:color="auto" w:fill="auto"/>
          </w:tcPr>
          <w:p w14:paraId="6ED3E3F7" w14:textId="77777777" w:rsidR="008A3EA2" w:rsidRPr="003872F5" w:rsidRDefault="008A3EA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shd w:val="clear" w:color="auto" w:fill="auto"/>
          </w:tcPr>
          <w:p w14:paraId="51DD7C48" w14:textId="18151917" w:rsidR="008A3EA2" w:rsidRDefault="008A3EA2" w:rsidP="003B32B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% de gestión a la reserva</w:t>
            </w:r>
          </w:p>
        </w:tc>
      </w:tr>
    </w:tbl>
    <w:p w14:paraId="4A73F879" w14:textId="7287CCBB" w:rsidR="002611F1" w:rsidRPr="003E33A6" w:rsidRDefault="002611F1" w:rsidP="00911D0E">
      <w:pPr>
        <w:pStyle w:val="Ttulo2"/>
      </w:pPr>
      <w:bookmarkStart w:id="744" w:name="_Toc128925220"/>
      <w:bookmarkStart w:id="745" w:name="_Toc123552886"/>
      <w:r>
        <w:lastRenderedPageBreak/>
        <w:t>Tipo de edificio.</w:t>
      </w:r>
      <w:bookmarkEnd w:id="744"/>
    </w:p>
    <w:p w14:paraId="5E1013F2" w14:textId="367F2276" w:rsidR="002611F1" w:rsidRDefault="002611F1" w:rsidP="002611F1">
      <w:pPr>
        <w:pStyle w:val="Prrafo"/>
      </w:pPr>
      <w:r>
        <w:t>Tipos de edificios. Tabla de códigos, asociado a edificio.</w:t>
      </w:r>
      <w:r w:rsidR="003313F4">
        <w:tab/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2611F1" w:rsidRPr="00202134" w14:paraId="2CD287D4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9DA0A86" w14:textId="2B685EF9" w:rsidR="002611F1" w:rsidRPr="00202134" w:rsidRDefault="002611F1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</w:t>
            </w:r>
            <w:r w:rsidR="00E1115A">
              <w:rPr>
                <w:noProof/>
                <w:color w:val="auto"/>
              </w:rPr>
              <w:t>Type</w:t>
            </w:r>
          </w:p>
        </w:tc>
      </w:tr>
      <w:tr w:rsidR="002611F1" w:rsidRPr="003872F5" w14:paraId="3AA0377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3B19EFE" w14:textId="77777777" w:rsidR="002611F1" w:rsidRPr="003872F5" w:rsidRDefault="002611F1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02D3AFB" w14:textId="77777777" w:rsidR="002611F1" w:rsidRPr="003872F5" w:rsidRDefault="002611F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3C9EAE" w14:textId="77777777" w:rsidR="002611F1" w:rsidRPr="003872F5" w:rsidRDefault="002611F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611F1" w:rsidRPr="00532F07" w14:paraId="0D9C367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F7D1AFD" w14:textId="03DA2CD6" w:rsidR="002611F1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2611F1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6D812350" w14:textId="77777777" w:rsidR="002611F1" w:rsidRPr="003872F5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E34B83D" w14:textId="77777777" w:rsidR="002611F1" w:rsidRPr="003872F5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78CBF86" w14:textId="77777777" w:rsidR="002611F1" w:rsidRPr="003872F5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edificio</w:t>
            </w:r>
          </w:p>
        </w:tc>
      </w:tr>
      <w:tr w:rsidR="002611F1" w:rsidRPr="00532F07" w14:paraId="5822C00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CE27BAD" w14:textId="77777777" w:rsidR="002611F1" w:rsidRPr="00344BB2" w:rsidRDefault="002611F1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57AF6CC5" w14:textId="77777777" w:rsidR="002611F1" w:rsidRDefault="002611F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FECA1FF" w14:textId="77777777" w:rsidR="002611F1" w:rsidRPr="003872F5" w:rsidRDefault="002611F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40FAB13" w14:textId="77777777" w:rsidR="002611F1" w:rsidRDefault="002611F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tipo de edificio</w:t>
            </w:r>
          </w:p>
        </w:tc>
      </w:tr>
      <w:tr w:rsidR="002611F1" w:rsidRPr="00532F07" w14:paraId="167DFC1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82ED637" w14:textId="77777777" w:rsidR="002611F1" w:rsidRPr="00344BB2" w:rsidRDefault="002611F1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Icon</w:t>
            </w:r>
          </w:p>
        </w:tc>
        <w:tc>
          <w:tcPr>
            <w:tcW w:w="454" w:type="dxa"/>
            <w:shd w:val="clear" w:color="auto" w:fill="auto"/>
          </w:tcPr>
          <w:p w14:paraId="47DCE2DB" w14:textId="77777777" w:rsidR="002611F1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FF7D474" w14:textId="77777777" w:rsidR="002611F1" w:rsidRPr="003872F5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19E71BB" w14:textId="77777777" w:rsidR="002611F1" w:rsidRDefault="002611F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del tipo de elemento</w:t>
            </w:r>
          </w:p>
        </w:tc>
      </w:tr>
      <w:tr w:rsidR="003313F4" w:rsidRPr="00532F07" w14:paraId="55E1A96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42C6725" w14:textId="364E9A17" w:rsidR="003313F4" w:rsidRPr="003313F4" w:rsidRDefault="007B553D" w:rsidP="007B553D">
            <w:pPr>
              <w:pStyle w:val="Celda"/>
              <w:tabs>
                <w:tab w:val="left" w:pos="898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TaxId</w:t>
            </w:r>
          </w:p>
        </w:tc>
        <w:tc>
          <w:tcPr>
            <w:tcW w:w="454" w:type="dxa"/>
            <w:shd w:val="clear" w:color="auto" w:fill="auto"/>
          </w:tcPr>
          <w:p w14:paraId="467DD4DA" w14:textId="77777777" w:rsidR="003313F4" w:rsidRDefault="003313F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45B83F0" w14:textId="77777777" w:rsidR="003313F4" w:rsidRPr="003872F5" w:rsidRDefault="003313F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5E178BD" w14:textId="7E82BC65" w:rsidR="003313F4" w:rsidRDefault="003313F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IVA aplicable</w:t>
            </w:r>
          </w:p>
        </w:tc>
      </w:tr>
    </w:tbl>
    <w:p w14:paraId="3BC642F1" w14:textId="48342488" w:rsidR="002934FE" w:rsidRPr="003E33A6" w:rsidRDefault="002934FE" w:rsidP="00911D0E">
      <w:pPr>
        <w:pStyle w:val="Ttulo2"/>
      </w:pPr>
      <w:bookmarkStart w:id="746" w:name="_Toc128925221"/>
      <w:r>
        <w:t>Tipo de servicio.</w:t>
      </w:r>
      <w:bookmarkEnd w:id="745"/>
      <w:bookmarkEnd w:id="746"/>
    </w:p>
    <w:p w14:paraId="4002E374" w14:textId="054308CB" w:rsidR="002934FE" w:rsidRDefault="002934FE" w:rsidP="002934FE">
      <w:pPr>
        <w:pStyle w:val="Prrafo"/>
      </w:pPr>
      <w:r>
        <w:t>Tipos de servicios ofrecidos en cada edificio.</w:t>
      </w:r>
      <w:r w:rsidR="00DF3A46">
        <w:t xml:space="preserve"> Tabla de códigos, asociada a servicios por edificio.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2934FE" w:rsidRPr="00202134" w14:paraId="32CDF8BA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49DCB30E" w14:textId="104CC374" w:rsidR="002934FE" w:rsidRPr="00202134" w:rsidRDefault="00E1115A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</w:t>
            </w:r>
            <w:r w:rsidR="002934FE">
              <w:rPr>
                <w:noProof/>
                <w:color w:val="auto"/>
              </w:rPr>
              <w:t>Service</w:t>
            </w:r>
            <w:r>
              <w:rPr>
                <w:noProof/>
                <w:color w:val="auto"/>
              </w:rPr>
              <w:t>Type</w:t>
            </w:r>
          </w:p>
        </w:tc>
      </w:tr>
      <w:tr w:rsidR="002934FE" w:rsidRPr="003872F5" w14:paraId="7C1E3E4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CBCCD7" w14:textId="77777777" w:rsidR="002934FE" w:rsidRPr="003872F5" w:rsidRDefault="002934F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7E22B4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0641FD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34FE" w:rsidRPr="00532F07" w14:paraId="05E6ADF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F4832EA" w14:textId="4C0722FE" w:rsidR="002934FE" w:rsidRPr="00344BB2" w:rsidRDefault="00412F1A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 xml:space="preserve">Name </w:t>
            </w:r>
            <w:r w:rsidR="002934FE">
              <w:rPr>
                <w:b w:val="0"/>
              </w:rPr>
              <w:t>(ML)</w:t>
            </w:r>
          </w:p>
        </w:tc>
        <w:tc>
          <w:tcPr>
            <w:tcW w:w="454" w:type="dxa"/>
            <w:shd w:val="clear" w:color="auto" w:fill="auto"/>
          </w:tcPr>
          <w:p w14:paraId="7FD5FE11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F80C1D1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99861A5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servicio</w:t>
            </w:r>
          </w:p>
        </w:tc>
      </w:tr>
      <w:tr w:rsidR="002934FE" w:rsidRPr="00532F07" w14:paraId="038E96A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DABB676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3F83CABF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E05E138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29E0766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tipo de servicio</w:t>
            </w:r>
          </w:p>
        </w:tc>
      </w:tr>
      <w:tr w:rsidR="002934FE" w:rsidRPr="00532F07" w14:paraId="4CDB8A9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036E3F6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Icon</w:t>
            </w:r>
          </w:p>
        </w:tc>
        <w:tc>
          <w:tcPr>
            <w:tcW w:w="454" w:type="dxa"/>
            <w:shd w:val="clear" w:color="auto" w:fill="auto"/>
          </w:tcPr>
          <w:p w14:paraId="24D40391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4998689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0CB2873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del tipo de servicio</w:t>
            </w:r>
          </w:p>
        </w:tc>
      </w:tr>
    </w:tbl>
    <w:p w14:paraId="1D6068EC" w14:textId="77777777" w:rsidR="002934FE" w:rsidRPr="003E33A6" w:rsidRDefault="002934FE" w:rsidP="00911D0E">
      <w:pPr>
        <w:pStyle w:val="Ttulo2"/>
      </w:pPr>
      <w:bookmarkStart w:id="747" w:name="_Toc123552887"/>
      <w:bookmarkStart w:id="748" w:name="_Toc128925222"/>
      <w:r>
        <w:t>Servicio por edificio.</w:t>
      </w:r>
      <w:bookmarkEnd w:id="747"/>
      <w:bookmarkEnd w:id="748"/>
    </w:p>
    <w:p w14:paraId="16A5E3B4" w14:textId="5E09EB5D" w:rsidR="002934FE" w:rsidRDefault="002934FE" w:rsidP="002934FE">
      <w:pPr>
        <w:pStyle w:val="Prrafo"/>
      </w:pPr>
      <w:r>
        <w:t>Disponibilidad de tipos de servicio para cada edificio.</w:t>
      </w:r>
      <w:r w:rsidR="00DF3A46">
        <w:t xml:space="preserve"> Un edificio puede tener varios servicios.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2934FE" w:rsidRPr="00202134" w14:paraId="7B34DEF6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51D2C2E" w14:textId="6DA76A00" w:rsidR="002934FE" w:rsidRPr="00202134" w:rsidRDefault="002934F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BuildingService</w:t>
            </w:r>
          </w:p>
        </w:tc>
      </w:tr>
      <w:tr w:rsidR="002934FE" w:rsidRPr="003872F5" w14:paraId="447AEE3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65A861E" w14:textId="77777777" w:rsidR="002934FE" w:rsidRPr="003872F5" w:rsidRDefault="002934F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D80563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5394A8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34FE" w:rsidRPr="00532F07" w14:paraId="75C3BCA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B1261B8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4B3B953A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7D8B38D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92" w:type="dxa"/>
            <w:shd w:val="clear" w:color="auto" w:fill="auto"/>
          </w:tcPr>
          <w:p w14:paraId="5F6D0E20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edificio</w:t>
            </w:r>
          </w:p>
        </w:tc>
      </w:tr>
      <w:tr w:rsidR="002934FE" w:rsidRPr="00532F07" w14:paraId="3E611EF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12993D5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ServiceId</w:t>
            </w:r>
          </w:p>
        </w:tc>
        <w:tc>
          <w:tcPr>
            <w:tcW w:w="454" w:type="dxa"/>
            <w:shd w:val="clear" w:color="auto" w:fill="auto"/>
          </w:tcPr>
          <w:p w14:paraId="631936B5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9549FFC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servicio</w:t>
            </w:r>
          </w:p>
        </w:tc>
        <w:tc>
          <w:tcPr>
            <w:tcW w:w="4492" w:type="dxa"/>
            <w:shd w:val="clear" w:color="auto" w:fill="auto"/>
          </w:tcPr>
          <w:p w14:paraId="1E8A6569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servicio</w:t>
            </w:r>
          </w:p>
        </w:tc>
      </w:tr>
      <w:tr w:rsidR="006D608F" w:rsidRPr="00532F07" w14:paraId="4DEE652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638CA80" w14:textId="2F0A03DC" w:rsidR="006D608F" w:rsidRPr="00DA18D1" w:rsidRDefault="006D608F" w:rsidP="00C65818">
            <w:pPr>
              <w:pStyle w:val="Celda"/>
              <w:rPr>
                <w:b w:val="0"/>
                <w:bCs w:val="0"/>
              </w:rPr>
            </w:pPr>
            <w:r w:rsidRPr="00DA18D1">
              <w:rPr>
                <w:b w:val="0"/>
                <w:bCs w:val="0"/>
              </w:rPr>
              <w:t>Description (ML)</w:t>
            </w:r>
          </w:p>
        </w:tc>
        <w:tc>
          <w:tcPr>
            <w:tcW w:w="454" w:type="dxa"/>
            <w:shd w:val="clear" w:color="auto" w:fill="auto"/>
          </w:tcPr>
          <w:p w14:paraId="4BBD4BFE" w14:textId="77777777" w:rsidR="006D608F" w:rsidRPr="00DA18D1" w:rsidRDefault="006D608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7" w:type="dxa"/>
            <w:shd w:val="clear" w:color="auto" w:fill="auto"/>
          </w:tcPr>
          <w:p w14:paraId="381931A8" w14:textId="77777777" w:rsidR="006D608F" w:rsidRPr="00DA18D1" w:rsidRDefault="006D608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992C077" w14:textId="3757B594" w:rsidR="006D608F" w:rsidRDefault="006D608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servicio ofertado</w:t>
            </w:r>
          </w:p>
        </w:tc>
      </w:tr>
    </w:tbl>
    <w:p w14:paraId="0B53D153" w14:textId="77777777" w:rsidR="00B00F5E" w:rsidRDefault="00B00F5E" w:rsidP="00B00F5E">
      <w:pPr>
        <w:pStyle w:val="Prrafo"/>
      </w:pPr>
      <w:bookmarkStart w:id="749" w:name="_Toc123552888"/>
    </w:p>
    <w:p w14:paraId="674D84A1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2EEE0848" w14:textId="1D768809" w:rsidR="002934FE" w:rsidRPr="003E33A6" w:rsidRDefault="002934FE" w:rsidP="00911D0E">
      <w:pPr>
        <w:pStyle w:val="Ttulo2"/>
      </w:pPr>
      <w:bookmarkStart w:id="750" w:name="_Toc128925223"/>
      <w:r>
        <w:lastRenderedPageBreak/>
        <w:t>Tipo de transporte.</w:t>
      </w:r>
      <w:bookmarkEnd w:id="749"/>
      <w:bookmarkEnd w:id="750"/>
    </w:p>
    <w:p w14:paraId="7CC0731E" w14:textId="7D275233" w:rsidR="002934FE" w:rsidRDefault="002934FE" w:rsidP="002934FE">
      <w:pPr>
        <w:pStyle w:val="Prrafo"/>
      </w:pPr>
      <w:r>
        <w:t>Tipos de transporte para acceder a los edificios.</w:t>
      </w:r>
      <w:r w:rsidR="00DF3A46">
        <w:t xml:space="preserve"> Tabla de códigos, asociado a transporte por edificio.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2934FE" w:rsidRPr="00202134" w14:paraId="5B4D678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E0D323E" w14:textId="47B9AB01" w:rsidR="002934FE" w:rsidRPr="00202134" w:rsidRDefault="00E1115A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</w:t>
            </w:r>
            <w:r w:rsidR="002934FE">
              <w:rPr>
                <w:noProof/>
                <w:color w:val="auto"/>
              </w:rPr>
              <w:t>Transpor</w:t>
            </w:r>
            <w:r>
              <w:rPr>
                <w:noProof/>
                <w:color w:val="auto"/>
              </w:rPr>
              <w:t>tType</w:t>
            </w:r>
          </w:p>
        </w:tc>
      </w:tr>
      <w:tr w:rsidR="002934FE" w:rsidRPr="003872F5" w14:paraId="2D7FAFC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389EC14" w14:textId="77777777" w:rsidR="002934FE" w:rsidRPr="003872F5" w:rsidRDefault="002934F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329808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FF1970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34FE" w:rsidRPr="00532F07" w14:paraId="2AFD15A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688750A" w14:textId="1DE8EAEB" w:rsidR="002934FE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2934FE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0BFEB623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59E045A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5A19CDE8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transporte</w:t>
            </w:r>
          </w:p>
        </w:tc>
      </w:tr>
      <w:tr w:rsidR="002934FE" w:rsidRPr="00532F07" w14:paraId="74B9E69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A335485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2E3E5167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7C5A327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410D4A0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tipo de transporte</w:t>
            </w:r>
          </w:p>
        </w:tc>
      </w:tr>
      <w:tr w:rsidR="002934FE" w:rsidRPr="00532F07" w14:paraId="12158FA2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ACF7730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Icon</w:t>
            </w:r>
          </w:p>
        </w:tc>
        <w:tc>
          <w:tcPr>
            <w:tcW w:w="454" w:type="dxa"/>
            <w:shd w:val="clear" w:color="auto" w:fill="auto"/>
          </w:tcPr>
          <w:p w14:paraId="241C2190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64062D5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F1C7732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del tipo de transporte</w:t>
            </w:r>
          </w:p>
        </w:tc>
      </w:tr>
    </w:tbl>
    <w:p w14:paraId="603404DA" w14:textId="2D5318DB" w:rsidR="002934FE" w:rsidRPr="003E33A6" w:rsidRDefault="002934FE" w:rsidP="00911D0E">
      <w:pPr>
        <w:pStyle w:val="Ttulo2"/>
      </w:pPr>
      <w:bookmarkStart w:id="751" w:name="_Toc123552889"/>
      <w:bookmarkStart w:id="752" w:name="_Toc128925224"/>
      <w:r>
        <w:t>Transporte por edificio.</w:t>
      </w:r>
      <w:bookmarkEnd w:id="751"/>
      <w:bookmarkEnd w:id="752"/>
    </w:p>
    <w:p w14:paraId="46AB1894" w14:textId="7D23F579" w:rsidR="002934FE" w:rsidRDefault="002934FE" w:rsidP="002934FE">
      <w:pPr>
        <w:pStyle w:val="Prrafo"/>
      </w:pPr>
      <w:r>
        <w:t>Disponibilidad de tipos de transporte para cada edificio.</w:t>
      </w:r>
      <w:r w:rsidR="00DF3A46">
        <w:t xml:space="preserve"> Un edificio puede tener varios transportes.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10"/>
        <w:gridCol w:w="4503"/>
        <w:gridCol w:w="26"/>
      </w:tblGrid>
      <w:tr w:rsidR="002934FE" w:rsidRPr="00202134" w14:paraId="6070DDE8" w14:textId="77777777" w:rsidTr="006458C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CDAC97F" w14:textId="77777777" w:rsidR="002934FE" w:rsidRPr="00202134" w:rsidRDefault="002934F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BuildingTransport</w:t>
            </w:r>
          </w:p>
        </w:tc>
      </w:tr>
      <w:tr w:rsidR="002934FE" w:rsidRPr="003872F5" w14:paraId="73A9AB26" w14:textId="77777777" w:rsidTr="0064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4FE0623" w14:textId="77777777" w:rsidR="002934FE" w:rsidRPr="003872F5" w:rsidRDefault="002934F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10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03E6C66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529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5D125F2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34FE" w:rsidRPr="00532F07" w14:paraId="29ABBE46" w14:textId="77777777" w:rsidTr="0064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F17D128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5FBFCB37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10" w:type="dxa"/>
            <w:shd w:val="clear" w:color="auto" w:fill="auto"/>
          </w:tcPr>
          <w:p w14:paraId="5BE3D518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529" w:type="dxa"/>
            <w:gridSpan w:val="2"/>
            <w:shd w:val="clear" w:color="auto" w:fill="auto"/>
          </w:tcPr>
          <w:p w14:paraId="4E72EAEF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edificio</w:t>
            </w:r>
          </w:p>
        </w:tc>
      </w:tr>
      <w:tr w:rsidR="002934FE" w:rsidRPr="00532F07" w14:paraId="7F831166" w14:textId="77777777" w:rsidTr="00645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CAF490A" w14:textId="77777777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TransportId</w:t>
            </w:r>
          </w:p>
        </w:tc>
        <w:tc>
          <w:tcPr>
            <w:tcW w:w="454" w:type="dxa"/>
            <w:shd w:val="clear" w:color="auto" w:fill="auto"/>
          </w:tcPr>
          <w:p w14:paraId="2B91D4A8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10" w:type="dxa"/>
            <w:shd w:val="clear" w:color="auto" w:fill="auto"/>
          </w:tcPr>
          <w:p w14:paraId="14980A93" w14:textId="77777777" w:rsidR="002934FE" w:rsidRPr="003872F5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transporte</w:t>
            </w:r>
          </w:p>
        </w:tc>
        <w:tc>
          <w:tcPr>
            <w:tcW w:w="4529" w:type="dxa"/>
            <w:gridSpan w:val="2"/>
            <w:shd w:val="clear" w:color="auto" w:fill="auto"/>
          </w:tcPr>
          <w:p w14:paraId="27DA5F34" w14:textId="77777777" w:rsidR="002934FE" w:rsidRDefault="002934F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transporte</w:t>
            </w:r>
          </w:p>
        </w:tc>
      </w:tr>
      <w:tr w:rsidR="002934FE" w:rsidRPr="00532F07" w14:paraId="70052F14" w14:textId="77777777" w:rsidTr="00645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23F6925" w14:textId="24454FE9" w:rsidR="002934FE" w:rsidRPr="00344BB2" w:rsidRDefault="002934F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</w:t>
            </w:r>
            <w:r w:rsidR="000B0DE1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35B18A48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10" w:type="dxa"/>
            <w:shd w:val="clear" w:color="auto" w:fill="auto"/>
          </w:tcPr>
          <w:p w14:paraId="7712BDD3" w14:textId="77777777" w:rsidR="002934FE" w:rsidRPr="003872F5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29" w:type="dxa"/>
            <w:gridSpan w:val="2"/>
            <w:shd w:val="clear" w:color="auto" w:fill="auto"/>
          </w:tcPr>
          <w:p w14:paraId="25094768" w14:textId="77777777" w:rsidR="002934FE" w:rsidRDefault="002934F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 de los transportes diponibles</w:t>
            </w:r>
          </w:p>
        </w:tc>
      </w:tr>
    </w:tbl>
    <w:p w14:paraId="53063481" w14:textId="77777777" w:rsidR="00976494" w:rsidRDefault="00976494" w:rsidP="00242907">
      <w:pPr>
        <w:pStyle w:val="Negrita"/>
      </w:pPr>
      <w:bookmarkStart w:id="753" w:name="_Toc123552890"/>
    </w:p>
    <w:p w14:paraId="4E622461" w14:textId="77777777" w:rsidR="00976494" w:rsidRDefault="00976494">
      <w:pPr>
        <w:spacing w:after="200" w:line="276" w:lineRule="auto"/>
        <w:rPr>
          <w:b/>
          <w:bCs/>
        </w:rPr>
      </w:pPr>
      <w:r>
        <w:br w:type="page"/>
      </w:r>
    </w:p>
    <w:p w14:paraId="1F7854A5" w14:textId="30191C5F" w:rsidR="009A52EC" w:rsidRDefault="009A52EC" w:rsidP="00242907">
      <w:pPr>
        <w:pStyle w:val="Negrita"/>
      </w:pPr>
      <w:r>
        <w:lastRenderedPageBreak/>
        <w:t>Recursos y datos asociados.</w:t>
      </w:r>
    </w:p>
    <w:p w14:paraId="7BA25DA1" w14:textId="57DEF560" w:rsidR="009A52EC" w:rsidRDefault="009A52EC" w:rsidP="009A52EC">
      <w:pPr>
        <w:pStyle w:val="Prrafo"/>
      </w:pPr>
      <w:r>
        <w:rPr>
          <w:noProof/>
        </w:rPr>
        <w:drawing>
          <wp:inline distT="0" distB="0" distL="0" distR="0" wp14:anchorId="3E655CF1" wp14:editId="0402125E">
            <wp:extent cx="5759450" cy="4100195"/>
            <wp:effectExtent l="0" t="0" r="0" b="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EAA9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5D192DF3" w14:textId="23E5F9A5" w:rsidR="00E850C9" w:rsidRPr="003E33A6" w:rsidRDefault="002A74D0" w:rsidP="00911D0E">
      <w:pPr>
        <w:pStyle w:val="Ttulo2"/>
      </w:pPr>
      <w:bookmarkStart w:id="754" w:name="_Toc128925225"/>
      <w:r w:rsidRPr="002732C5">
        <w:lastRenderedPageBreak/>
        <w:t>Recurso</w:t>
      </w:r>
      <w:r>
        <w:t>.</w:t>
      </w:r>
      <w:bookmarkEnd w:id="753"/>
      <w:bookmarkEnd w:id="754"/>
    </w:p>
    <w:p w14:paraId="44B49495" w14:textId="716CA69E" w:rsidR="006458CF" w:rsidRDefault="00525713" w:rsidP="00E850C9">
      <w:pPr>
        <w:pStyle w:val="Prrafo"/>
      </w:pPr>
      <w:r>
        <w:t>R</w:t>
      </w:r>
      <w:r w:rsidR="002A74D0">
        <w:t xml:space="preserve">ecursos de los que dispone </w:t>
      </w:r>
      <w:r w:rsidR="002A74D0" w:rsidRPr="002A74D0">
        <w:rPr>
          <w:rStyle w:val="KeywordCar"/>
        </w:rPr>
        <w:t>Cotown</w:t>
      </w:r>
      <w:r w:rsidR="002A74D0">
        <w:t xml:space="preserve"> para su alquiler. Pueden ser</w:t>
      </w:r>
      <w:r w:rsidR="00AC0056">
        <w:t xml:space="preserve"> </w:t>
      </w:r>
      <w:r w:rsidR="002A74D0">
        <w:t>pisos, habitaciones o camas/plazas.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80"/>
        <w:gridCol w:w="2172"/>
        <w:gridCol w:w="4441"/>
      </w:tblGrid>
      <w:tr w:rsidR="002A74D0" w:rsidRPr="00532F07" w14:paraId="6C47F759" w14:textId="77777777" w:rsidTr="0020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0D0FB5E" w14:textId="6EBE27D1" w:rsidR="002A74D0" w:rsidRPr="00202134" w:rsidRDefault="002A74D0" w:rsidP="002A74D0">
            <w:pPr>
              <w:pStyle w:val="Prrafo"/>
              <w:rPr>
                <w:noProof/>
                <w:color w:val="auto"/>
              </w:rPr>
            </w:pPr>
            <w:r w:rsidRPr="00202134">
              <w:rPr>
                <w:noProof/>
                <w:color w:val="auto"/>
              </w:rPr>
              <w:t>Resource</w:t>
            </w:r>
          </w:p>
        </w:tc>
      </w:tr>
      <w:tr w:rsidR="002A74D0" w:rsidRPr="003872F5" w14:paraId="3412791B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FE90600" w14:textId="77777777" w:rsidR="002A74D0" w:rsidRPr="003872F5" w:rsidRDefault="002A74D0" w:rsidP="002A74D0">
            <w:pPr>
              <w:pStyle w:val="Celda"/>
            </w:pPr>
            <w:r w:rsidRPr="003872F5">
              <w:t>Campo</w:t>
            </w:r>
          </w:p>
        </w:tc>
        <w:tc>
          <w:tcPr>
            <w:tcW w:w="217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97E5F9" w14:textId="77777777" w:rsidR="002A74D0" w:rsidRPr="003872F5" w:rsidRDefault="002A74D0" w:rsidP="002A74D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5E4F3B" w14:textId="77777777" w:rsidR="002A74D0" w:rsidRPr="003872F5" w:rsidRDefault="002A74D0" w:rsidP="002A74D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F7CFE" w:rsidRPr="00532F07" w14:paraId="3341C4F7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EBE89A9" w14:textId="28B5F74A" w:rsidR="003F7CFE" w:rsidRDefault="00412F1A" w:rsidP="003F7CFE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2EB3F77B" w14:textId="77777777" w:rsidR="003F7CFE" w:rsidRDefault="003F7CFE" w:rsidP="003F7CF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172" w:type="dxa"/>
            <w:shd w:val="clear" w:color="auto" w:fill="auto"/>
          </w:tcPr>
          <w:p w14:paraId="4929F06A" w14:textId="77777777" w:rsidR="003F7CFE" w:rsidRDefault="003F7CFE" w:rsidP="003F7CF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8F8FE54" w14:textId="77777777" w:rsidR="003F7CFE" w:rsidRDefault="003F7CFE" w:rsidP="003F7CF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única identificadora del recurso</w:t>
            </w:r>
          </w:p>
        </w:tc>
      </w:tr>
      <w:tr w:rsidR="00AE0967" w:rsidRPr="00532F07" w14:paraId="7353BC71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F0D166B" w14:textId="3E818535" w:rsidR="00AE0967" w:rsidRPr="00CE0D1F" w:rsidRDefault="00AE0967" w:rsidP="00AE0967">
            <w:pPr>
              <w:pStyle w:val="Celda"/>
              <w:rPr>
                <w:b w:val="0"/>
              </w:rPr>
            </w:pPr>
            <w:r w:rsidRPr="00CE0D1F">
              <w:rPr>
                <w:b w:val="0"/>
              </w:rPr>
              <w:t>Resource</w:t>
            </w:r>
            <w:r w:rsidR="00983524"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5421C80F" w14:textId="77777777" w:rsidR="00AE0967" w:rsidRPr="003872F5" w:rsidRDefault="00AE0967" w:rsidP="00AE096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LV</w:t>
            </w:r>
          </w:p>
        </w:tc>
        <w:tc>
          <w:tcPr>
            <w:tcW w:w="2172" w:type="dxa"/>
            <w:shd w:val="clear" w:color="auto" w:fill="auto"/>
          </w:tcPr>
          <w:p w14:paraId="2F04C257" w14:textId="77777777" w:rsidR="00AE0967" w:rsidRPr="003872F5" w:rsidRDefault="00AE0967" w:rsidP="00AE096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4A043BE" w14:textId="77777777" w:rsidR="00AE0967" w:rsidRPr="003872F5" w:rsidRDefault="00AE0967" w:rsidP="00AE096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Piso, habitación individual, compartida…</w:t>
            </w:r>
          </w:p>
        </w:tc>
      </w:tr>
      <w:tr w:rsidR="00AA4E43" w14:paraId="17D0E69E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741364D" w14:textId="3B40A002" w:rsidR="00AA4E43" w:rsidRPr="00CE0D1F" w:rsidRDefault="00AA4E43" w:rsidP="00AA4E43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80" w:type="dxa"/>
            <w:shd w:val="clear" w:color="auto" w:fill="auto"/>
          </w:tcPr>
          <w:p w14:paraId="5BCCEAE2" w14:textId="77777777" w:rsidR="00AA4E43" w:rsidRDefault="00AA4E43" w:rsidP="00AA4E4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5F5BC1CE" w14:textId="7C43D0CB" w:rsidR="00AA4E43" w:rsidRDefault="00AA4E43" w:rsidP="00AA4E4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41" w:type="dxa"/>
            <w:shd w:val="clear" w:color="auto" w:fill="auto"/>
          </w:tcPr>
          <w:p w14:paraId="5E26F6A4" w14:textId="29B63CC6" w:rsidR="00AA4E43" w:rsidRDefault="00AA4E43" w:rsidP="00AA4E4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edificio</w:t>
            </w:r>
          </w:p>
        </w:tc>
      </w:tr>
      <w:tr w:rsidR="002D0B52" w14:paraId="3ACA51EF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589543F" w14:textId="77777777" w:rsidR="002D0B52" w:rsidRPr="00CE0D1F" w:rsidRDefault="002D0B52" w:rsidP="002D0B52">
            <w:pPr>
              <w:pStyle w:val="Celda"/>
              <w:rPr>
                <w:b w:val="0"/>
              </w:rPr>
            </w:pPr>
            <w:r>
              <w:rPr>
                <w:b w:val="0"/>
              </w:rPr>
              <w:t>ParentId</w:t>
            </w:r>
          </w:p>
        </w:tc>
        <w:tc>
          <w:tcPr>
            <w:tcW w:w="480" w:type="dxa"/>
            <w:shd w:val="clear" w:color="auto" w:fill="auto"/>
          </w:tcPr>
          <w:p w14:paraId="2071BBC5" w14:textId="7777777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463D47F6" w14:textId="7777777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41" w:type="dxa"/>
            <w:shd w:val="clear" w:color="auto" w:fill="auto"/>
          </w:tcPr>
          <w:p w14:paraId="37FE8893" w14:textId="7777777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 jerárquicamente superior</w:t>
            </w:r>
          </w:p>
        </w:tc>
      </w:tr>
      <w:tr w:rsidR="00E27640" w14:paraId="2EF6EE2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D4579C3" w14:textId="77777777" w:rsidR="00E27640" w:rsidRPr="002233CE" w:rsidRDefault="00E27640" w:rsidP="00E27640">
            <w:pPr>
              <w:pStyle w:val="Celda"/>
              <w:rPr>
                <w:b w:val="0"/>
              </w:rPr>
            </w:pPr>
            <w:r>
              <w:rPr>
                <w:b w:val="0"/>
              </w:rPr>
              <w:t>Flat</w:t>
            </w:r>
            <w:r w:rsidRPr="002233CE">
              <w:rPr>
                <w:b w:val="0"/>
              </w:rPr>
              <w:t>TypeId</w:t>
            </w:r>
          </w:p>
        </w:tc>
        <w:tc>
          <w:tcPr>
            <w:tcW w:w="480" w:type="dxa"/>
            <w:shd w:val="clear" w:color="auto" w:fill="auto"/>
          </w:tcPr>
          <w:p w14:paraId="7D5CFA7D" w14:textId="77777777" w:rsidR="00E27640" w:rsidRPr="002233CE" w:rsidRDefault="00E27640" w:rsidP="00E2764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2233CE"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730286A4" w14:textId="5B8B41C1" w:rsidR="00E27640" w:rsidRPr="002233CE" w:rsidRDefault="00E27640" w:rsidP="00E2764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3CE">
              <w:t>Tipología</w:t>
            </w:r>
            <w:r>
              <w:t xml:space="preserve"> de piso</w:t>
            </w:r>
          </w:p>
        </w:tc>
        <w:tc>
          <w:tcPr>
            <w:tcW w:w="4441" w:type="dxa"/>
            <w:shd w:val="clear" w:color="auto" w:fill="auto"/>
          </w:tcPr>
          <w:p w14:paraId="42F43DE2" w14:textId="77777777" w:rsidR="00E27640" w:rsidRPr="002233CE" w:rsidRDefault="00E27640" w:rsidP="00E2764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3CE">
              <w:t>Tipología de recurso</w:t>
            </w:r>
          </w:p>
        </w:tc>
      </w:tr>
      <w:tr w:rsidR="002D0B52" w14:paraId="6E583EAD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0EC2F35" w14:textId="602BEAF7" w:rsidR="002D0B52" w:rsidRPr="002233CE" w:rsidRDefault="00E27640" w:rsidP="002D0B52">
            <w:pPr>
              <w:pStyle w:val="Celda"/>
              <w:rPr>
                <w:b w:val="0"/>
              </w:rPr>
            </w:pPr>
            <w:r>
              <w:rPr>
                <w:b w:val="0"/>
              </w:rPr>
              <w:t>Place</w:t>
            </w:r>
            <w:r w:rsidR="002D0B52" w:rsidRPr="002233CE">
              <w:rPr>
                <w:b w:val="0"/>
              </w:rPr>
              <w:t>Typ</w:t>
            </w:r>
            <w:r w:rsidR="00097AED" w:rsidRPr="002233CE">
              <w:rPr>
                <w:b w:val="0"/>
              </w:rPr>
              <w:t>e</w:t>
            </w:r>
            <w:r w:rsidR="002D0B52" w:rsidRPr="002233CE">
              <w:rPr>
                <w:b w:val="0"/>
              </w:rPr>
              <w:t>Id</w:t>
            </w:r>
          </w:p>
        </w:tc>
        <w:tc>
          <w:tcPr>
            <w:tcW w:w="480" w:type="dxa"/>
            <w:shd w:val="clear" w:color="auto" w:fill="auto"/>
          </w:tcPr>
          <w:p w14:paraId="0FDBEE95" w14:textId="77777777" w:rsidR="002D0B52" w:rsidRPr="002233CE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233CE"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035C73F1" w14:textId="631602DD" w:rsidR="002D0B52" w:rsidRPr="002233CE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3CE">
              <w:t>Tipología</w:t>
            </w:r>
            <w:r w:rsidR="00E27640">
              <w:t xml:space="preserve"> de plaza</w:t>
            </w:r>
          </w:p>
        </w:tc>
        <w:tc>
          <w:tcPr>
            <w:tcW w:w="4441" w:type="dxa"/>
            <w:shd w:val="clear" w:color="auto" w:fill="auto"/>
          </w:tcPr>
          <w:p w14:paraId="0CD8A5AB" w14:textId="69B4A695" w:rsidR="002D0B52" w:rsidRPr="002233CE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3CE">
              <w:t>Tipología de recurso</w:t>
            </w:r>
          </w:p>
        </w:tc>
      </w:tr>
      <w:tr w:rsidR="000F11B9" w:rsidRPr="007A0B84" w14:paraId="37AD592F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1139EFC" w14:textId="4849D825" w:rsidR="000F11B9" w:rsidRPr="007A0B84" w:rsidRDefault="000F11B9" w:rsidP="000F11B9">
            <w:pPr>
              <w:pStyle w:val="Celda"/>
              <w:rPr>
                <w:b w:val="0"/>
                <w:strike/>
                <w:rPrChange w:id="755" w:author="Alejandro André" w:date="2023-03-01T12:29:00Z">
                  <w:rPr>
                    <w:b w:val="0"/>
                  </w:rPr>
                </w:rPrChange>
              </w:rPr>
            </w:pPr>
            <w:r w:rsidRPr="007A0B84">
              <w:rPr>
                <w:strike/>
                <w:rPrChange w:id="756" w:author="Alejandro André" w:date="2023-03-01T12:29:00Z">
                  <w:rPr/>
                </w:rPrChange>
              </w:rPr>
              <w:t>StatusId</w:t>
            </w:r>
          </w:p>
        </w:tc>
        <w:tc>
          <w:tcPr>
            <w:tcW w:w="480" w:type="dxa"/>
            <w:shd w:val="clear" w:color="auto" w:fill="auto"/>
          </w:tcPr>
          <w:p w14:paraId="58C6E963" w14:textId="77777777" w:rsidR="000F11B9" w:rsidRPr="007A0B84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trike/>
                <w:rPrChange w:id="757" w:author="Alejandro André" w:date="2023-03-01T12:29:00Z">
                  <w:rPr>
                    <w:b/>
                  </w:rPr>
                </w:rPrChange>
              </w:rPr>
            </w:pPr>
            <w:r w:rsidRPr="007A0B84">
              <w:rPr>
                <w:b/>
                <w:strike/>
                <w:rPrChange w:id="758" w:author="Alejandro André" w:date="2023-03-01T12:29:00Z">
                  <w:rPr>
                    <w:b/>
                  </w:rPr>
                </w:rPrChange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61F459E6" w14:textId="5D9CC13E" w:rsidR="000F11B9" w:rsidRPr="007A0B84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rPrChange w:id="759" w:author="Alejandro André" w:date="2023-03-01T12:29:00Z">
                  <w:rPr/>
                </w:rPrChange>
              </w:rPr>
            </w:pPr>
            <w:r w:rsidRPr="007A0B84">
              <w:rPr>
                <w:strike/>
                <w:rPrChange w:id="760" w:author="Alejandro André" w:date="2023-03-01T12:29:00Z">
                  <w:rPr/>
                </w:rPrChange>
              </w:rPr>
              <w:t>Estado</w:t>
            </w:r>
          </w:p>
        </w:tc>
        <w:tc>
          <w:tcPr>
            <w:tcW w:w="4441" w:type="dxa"/>
            <w:shd w:val="clear" w:color="auto" w:fill="auto"/>
          </w:tcPr>
          <w:p w14:paraId="7629ABB6" w14:textId="578BBC9A" w:rsidR="000F11B9" w:rsidRPr="007A0B84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rPrChange w:id="761" w:author="Alejandro André" w:date="2023-03-01T12:29:00Z">
                  <w:rPr/>
                </w:rPrChange>
              </w:rPr>
            </w:pPr>
            <w:r w:rsidRPr="007A0B84">
              <w:rPr>
                <w:strike/>
                <w:rPrChange w:id="762" w:author="Alejandro André" w:date="2023-03-01T12:29:00Z">
                  <w:rPr/>
                </w:rPrChange>
              </w:rPr>
              <w:t>Status del recurso</w:t>
            </w:r>
          </w:p>
        </w:tc>
      </w:tr>
      <w:tr w:rsidR="00E1115A" w:rsidRPr="007A0B84" w14:paraId="7E10D3CD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06AB23E" w14:textId="076DE51D" w:rsidR="00E1115A" w:rsidRPr="007A0B84" w:rsidDel="007301C2" w:rsidRDefault="00E1115A" w:rsidP="00E1115A">
            <w:pPr>
              <w:pStyle w:val="Celda"/>
              <w:rPr>
                <w:b w:val="0"/>
                <w:strike/>
                <w:rPrChange w:id="763" w:author="Alejandro André" w:date="2023-03-01T12:29:00Z">
                  <w:rPr>
                    <w:b w:val="0"/>
                  </w:rPr>
                </w:rPrChange>
              </w:rPr>
            </w:pPr>
            <w:r w:rsidRPr="007A0B84">
              <w:rPr>
                <w:strike/>
                <w:rPrChange w:id="764" w:author="Alejandro André" w:date="2023-03-01T12:29:00Z">
                  <w:rPr/>
                </w:rPrChange>
              </w:rPr>
              <w:t>AvailableFrom</w:t>
            </w:r>
            <w:r w:rsidR="005A0793" w:rsidRPr="007A0B84">
              <w:rPr>
                <w:strike/>
                <w:rPrChange w:id="765" w:author="Alejandro André" w:date="2023-03-01T12:29:00Z">
                  <w:rPr/>
                </w:rPrChange>
              </w:rPr>
              <w:t>*</w:t>
            </w:r>
          </w:p>
        </w:tc>
        <w:tc>
          <w:tcPr>
            <w:tcW w:w="480" w:type="dxa"/>
            <w:shd w:val="clear" w:color="auto" w:fill="auto"/>
          </w:tcPr>
          <w:p w14:paraId="6844A812" w14:textId="77777777" w:rsidR="00E1115A" w:rsidRPr="007A0B84" w:rsidRDefault="00E1115A" w:rsidP="00E1115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trike/>
                <w:rPrChange w:id="766" w:author="Alejandro André" w:date="2023-03-01T12:29:00Z">
                  <w:rPr>
                    <w:b/>
                  </w:rPr>
                </w:rPrChange>
              </w:rPr>
            </w:pPr>
          </w:p>
        </w:tc>
        <w:tc>
          <w:tcPr>
            <w:tcW w:w="2172" w:type="dxa"/>
            <w:shd w:val="clear" w:color="auto" w:fill="auto"/>
          </w:tcPr>
          <w:p w14:paraId="2CF0B98B" w14:textId="77777777" w:rsidR="00E1115A" w:rsidRPr="007A0B84" w:rsidRDefault="00E1115A" w:rsidP="00E1115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rPrChange w:id="767" w:author="Alejandro André" w:date="2023-03-01T12:29:00Z">
                  <w:rPr/>
                </w:rPrChange>
              </w:rPr>
            </w:pPr>
          </w:p>
        </w:tc>
        <w:tc>
          <w:tcPr>
            <w:tcW w:w="4441" w:type="dxa"/>
            <w:shd w:val="clear" w:color="auto" w:fill="auto"/>
          </w:tcPr>
          <w:p w14:paraId="2A0ADEC4" w14:textId="77777777" w:rsidR="00E1115A" w:rsidRPr="007A0B84" w:rsidDel="007301C2" w:rsidRDefault="00E1115A" w:rsidP="00E1115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trike/>
                <w:rPrChange w:id="768" w:author="Alejandro André" w:date="2023-03-01T12:29:00Z">
                  <w:rPr/>
                </w:rPrChange>
              </w:rPr>
            </w:pPr>
            <w:r w:rsidRPr="007A0B84">
              <w:rPr>
                <w:strike/>
                <w:rPrChange w:id="769" w:author="Alejandro André" w:date="2023-03-01T12:29:00Z">
                  <w:rPr/>
                </w:rPrChange>
              </w:rPr>
              <w:t>Fecha de inicio de disponibilidad</w:t>
            </w:r>
          </w:p>
        </w:tc>
      </w:tr>
      <w:tr w:rsidR="00E1115A" w:rsidRPr="007A0B84" w14:paraId="6F555238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69A4E11" w14:textId="1DFB384B" w:rsidR="00E1115A" w:rsidRPr="007A0B84" w:rsidRDefault="00E1115A" w:rsidP="00E1115A">
            <w:pPr>
              <w:pStyle w:val="Celda"/>
              <w:rPr>
                <w:b w:val="0"/>
                <w:strike/>
                <w:rPrChange w:id="770" w:author="Alejandro André" w:date="2023-03-01T12:29:00Z">
                  <w:rPr>
                    <w:b w:val="0"/>
                  </w:rPr>
                </w:rPrChange>
              </w:rPr>
            </w:pPr>
            <w:r w:rsidRPr="007A0B84">
              <w:rPr>
                <w:strike/>
                <w:rPrChange w:id="771" w:author="Alejandro André" w:date="2023-03-01T12:29:00Z">
                  <w:rPr/>
                </w:rPrChange>
              </w:rPr>
              <w:t>AvailableTo</w:t>
            </w:r>
            <w:r w:rsidR="005A0793" w:rsidRPr="007A0B84">
              <w:rPr>
                <w:strike/>
                <w:rPrChange w:id="772" w:author="Alejandro André" w:date="2023-03-01T12:29:00Z">
                  <w:rPr/>
                </w:rPrChange>
              </w:rPr>
              <w:t>*</w:t>
            </w:r>
          </w:p>
        </w:tc>
        <w:tc>
          <w:tcPr>
            <w:tcW w:w="480" w:type="dxa"/>
            <w:shd w:val="clear" w:color="auto" w:fill="auto"/>
          </w:tcPr>
          <w:p w14:paraId="48B1BFE9" w14:textId="77777777" w:rsidR="00E1115A" w:rsidRPr="007A0B84" w:rsidRDefault="00E1115A" w:rsidP="00E1115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trike/>
                <w:rPrChange w:id="773" w:author="Alejandro André" w:date="2023-03-01T12:29:00Z">
                  <w:rPr>
                    <w:b/>
                  </w:rPr>
                </w:rPrChange>
              </w:rPr>
            </w:pPr>
          </w:p>
        </w:tc>
        <w:tc>
          <w:tcPr>
            <w:tcW w:w="2172" w:type="dxa"/>
            <w:shd w:val="clear" w:color="auto" w:fill="auto"/>
          </w:tcPr>
          <w:p w14:paraId="661C3066" w14:textId="77777777" w:rsidR="00E1115A" w:rsidRPr="007A0B84" w:rsidRDefault="00E1115A" w:rsidP="00E1115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rPrChange w:id="774" w:author="Alejandro André" w:date="2023-03-01T12:29:00Z">
                  <w:rPr/>
                </w:rPrChange>
              </w:rPr>
            </w:pPr>
          </w:p>
        </w:tc>
        <w:tc>
          <w:tcPr>
            <w:tcW w:w="4441" w:type="dxa"/>
            <w:shd w:val="clear" w:color="auto" w:fill="auto"/>
          </w:tcPr>
          <w:p w14:paraId="6279A254" w14:textId="77777777" w:rsidR="00E1115A" w:rsidRPr="007A0B84" w:rsidRDefault="00E1115A" w:rsidP="00E1115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  <w:rPrChange w:id="775" w:author="Alejandro André" w:date="2023-03-01T12:29:00Z">
                  <w:rPr/>
                </w:rPrChange>
              </w:rPr>
            </w:pPr>
            <w:r w:rsidRPr="007A0B84">
              <w:rPr>
                <w:strike/>
                <w:rPrChange w:id="776" w:author="Alejandro André" w:date="2023-03-01T12:29:00Z">
                  <w:rPr/>
                </w:rPrChange>
              </w:rPr>
              <w:t>Fecha de fin de disponibilidad, opcional</w:t>
            </w:r>
          </w:p>
        </w:tc>
      </w:tr>
      <w:tr w:rsidR="002D0B52" w:rsidRPr="00532F07" w14:paraId="26E35B60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FA3E3DF" w14:textId="6CB13979" w:rsidR="002D0B52" w:rsidRPr="002233CE" w:rsidRDefault="002D0B52" w:rsidP="002D0B52">
            <w:pPr>
              <w:pStyle w:val="Celda"/>
              <w:rPr>
                <w:b w:val="0"/>
              </w:rPr>
            </w:pPr>
            <w:r w:rsidRPr="002233CE">
              <w:rPr>
                <w:b w:val="0"/>
              </w:rPr>
              <w:t>OwnerId</w:t>
            </w:r>
          </w:p>
        </w:tc>
        <w:tc>
          <w:tcPr>
            <w:tcW w:w="480" w:type="dxa"/>
            <w:shd w:val="clear" w:color="auto" w:fill="auto"/>
          </w:tcPr>
          <w:p w14:paraId="5D69CF41" w14:textId="4A3E8AEB" w:rsidR="002D0B52" w:rsidRPr="002233CE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2233CE"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3F40EA5F" w14:textId="20291A52" w:rsidR="002D0B52" w:rsidRPr="002233CE" w:rsidRDefault="00DA18D1" w:rsidP="00DA18D1">
            <w:pPr>
              <w:pStyle w:val="Celda"/>
              <w:tabs>
                <w:tab w:val="right" w:pos="192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3CE">
              <w:t>Proveedor</w:t>
            </w:r>
            <w:r w:rsidRPr="002233CE">
              <w:tab/>
            </w:r>
          </w:p>
        </w:tc>
        <w:tc>
          <w:tcPr>
            <w:tcW w:w="4441" w:type="dxa"/>
            <w:shd w:val="clear" w:color="auto" w:fill="auto"/>
          </w:tcPr>
          <w:p w14:paraId="386C1EB8" w14:textId="6B27B077" w:rsidR="002D0B52" w:rsidRPr="002233CE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233CE">
              <w:t>Propietario del recurso. Sólo aplica a pisos.</w:t>
            </w:r>
          </w:p>
        </w:tc>
      </w:tr>
      <w:tr w:rsidR="002D0B52" w14:paraId="1451C4DA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F3A2DBA" w14:textId="2CAD108B" w:rsidR="002D0B52" w:rsidRPr="002233CE" w:rsidRDefault="000F11B9" w:rsidP="002D0B52">
            <w:pPr>
              <w:pStyle w:val="Celda"/>
              <w:rPr>
                <w:b w:val="0"/>
              </w:rPr>
            </w:pPr>
            <w:r w:rsidRPr="002233CE">
              <w:rPr>
                <w:b w:val="0"/>
              </w:rPr>
              <w:t>Address</w:t>
            </w:r>
          </w:p>
        </w:tc>
        <w:tc>
          <w:tcPr>
            <w:tcW w:w="480" w:type="dxa"/>
            <w:shd w:val="clear" w:color="auto" w:fill="auto"/>
          </w:tcPr>
          <w:p w14:paraId="45F8E501" w14:textId="77777777" w:rsidR="002D0B52" w:rsidRPr="002233CE" w:rsidRDefault="002D0B52" w:rsidP="002D0B5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7876262F" w14:textId="77777777" w:rsidR="002D0B52" w:rsidRPr="002233CE" w:rsidRDefault="002D0B52" w:rsidP="002D0B5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7A3DC92" w14:textId="066072A6" w:rsidR="002D0B52" w:rsidRPr="002233CE" w:rsidRDefault="000F11B9" w:rsidP="002D0B5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233CE">
              <w:t>Particulas de la dirección postal</w:t>
            </w:r>
          </w:p>
        </w:tc>
      </w:tr>
      <w:tr w:rsidR="002D0B52" w14:paraId="513739E2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FF9A3AF" w14:textId="1E215B8C" w:rsidR="002D0B52" w:rsidRDefault="002D0B52" w:rsidP="002D0B52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470924CD" w14:textId="7777777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44D5971A" w14:textId="7777777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511296FD" w14:textId="2C9C1457" w:rsidR="002D0B52" w:rsidRDefault="002D0B5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/ Detalles del recurso</w:t>
            </w:r>
          </w:p>
        </w:tc>
      </w:tr>
      <w:tr w:rsidR="007C018E" w:rsidRPr="00532F07" w14:paraId="18A52F94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FDF10A7" w14:textId="77777777" w:rsidR="007C018E" w:rsidRDefault="007C018E" w:rsidP="007C018E">
            <w:pPr>
              <w:pStyle w:val="Celda"/>
              <w:rPr>
                <w:b w:val="0"/>
              </w:rPr>
            </w:pPr>
            <w:r>
              <w:rPr>
                <w:b w:val="0"/>
              </w:rPr>
              <w:t>Area</w:t>
            </w:r>
          </w:p>
        </w:tc>
        <w:tc>
          <w:tcPr>
            <w:tcW w:w="480" w:type="dxa"/>
            <w:shd w:val="clear" w:color="auto" w:fill="auto"/>
          </w:tcPr>
          <w:p w14:paraId="6B8EB6F3" w14:textId="77777777" w:rsidR="007C018E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5D0D71C6" w14:textId="77777777" w:rsidR="007C018E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7D2AF8A" w14:textId="77777777" w:rsidR="007C018E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Tamaño en m</w:t>
            </w:r>
            <w:r w:rsidRPr="002C2501">
              <w:rPr>
                <w:vertAlign w:val="superscript"/>
              </w:rPr>
              <w:t>2</w:t>
            </w:r>
          </w:p>
        </w:tc>
      </w:tr>
      <w:tr w:rsidR="0032580C" w:rsidRPr="00532F07" w14:paraId="2E4C23B8" w14:textId="77777777" w:rsidTr="00131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76BFE5A" w14:textId="25F15124" w:rsidR="0032580C" w:rsidRPr="00A603D1" w:rsidRDefault="0032580C" w:rsidP="0032580C">
            <w:pPr>
              <w:pStyle w:val="Celda"/>
              <w:rPr>
                <w:b w:val="0"/>
              </w:rPr>
            </w:pPr>
            <w:r>
              <w:rPr>
                <w:b w:val="0"/>
              </w:rPr>
              <w:t>BillingType</w:t>
            </w:r>
          </w:p>
        </w:tc>
        <w:tc>
          <w:tcPr>
            <w:tcW w:w="480" w:type="dxa"/>
            <w:shd w:val="clear" w:color="auto" w:fill="auto"/>
          </w:tcPr>
          <w:p w14:paraId="0509B93C" w14:textId="553987B4" w:rsidR="0032580C" w:rsidRDefault="00705BE7" w:rsidP="0032580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LV</w:t>
            </w:r>
          </w:p>
        </w:tc>
        <w:tc>
          <w:tcPr>
            <w:tcW w:w="2172" w:type="dxa"/>
            <w:shd w:val="clear" w:color="auto" w:fill="auto"/>
          </w:tcPr>
          <w:p w14:paraId="6113F40F" w14:textId="77777777" w:rsidR="0032580C" w:rsidRDefault="0032580C" w:rsidP="0032580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5586C54E" w14:textId="1A1B64A9" w:rsidR="0032580C" w:rsidRDefault="0032580C" w:rsidP="0032580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facturacion: mes completo, quincenas o proporcional.</w:t>
            </w:r>
          </w:p>
        </w:tc>
      </w:tr>
      <w:tr w:rsidR="00EF459F" w:rsidRPr="00532F07" w14:paraId="51F1054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0126013" w14:textId="0046F362" w:rsidR="00EF459F" w:rsidRPr="00A603D1" w:rsidRDefault="00EF459F" w:rsidP="00EF459F">
            <w:pPr>
              <w:pStyle w:val="Celda"/>
              <w:rPr>
                <w:b w:val="0"/>
              </w:rPr>
            </w:pPr>
            <w:r>
              <w:rPr>
                <w:b w:val="0"/>
              </w:rPr>
              <w:t>SaleType</w:t>
            </w:r>
          </w:p>
        </w:tc>
        <w:tc>
          <w:tcPr>
            <w:tcW w:w="480" w:type="dxa"/>
            <w:shd w:val="clear" w:color="auto" w:fill="auto"/>
          </w:tcPr>
          <w:p w14:paraId="1BFC972A" w14:textId="6BFCF3A9" w:rsidR="00EF459F" w:rsidRDefault="00705BE7" w:rsidP="00EF459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LV</w:t>
            </w:r>
          </w:p>
        </w:tc>
        <w:tc>
          <w:tcPr>
            <w:tcW w:w="2172" w:type="dxa"/>
            <w:shd w:val="clear" w:color="auto" w:fill="auto"/>
          </w:tcPr>
          <w:p w14:paraId="443FED11" w14:textId="692CE5D1" w:rsidR="00EF459F" w:rsidRDefault="00EF459F" w:rsidP="00EF459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376719A" w14:textId="2807F36B" w:rsidR="00EF459F" w:rsidRDefault="00EF459F" w:rsidP="00EF459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venta: completo o por plazas.</w:t>
            </w:r>
          </w:p>
        </w:tc>
      </w:tr>
      <w:tr w:rsidR="002D0B52" w:rsidRPr="00532F07" w14:paraId="1A4AB97E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9AA7B42" w14:textId="0CC44A72" w:rsidR="002D0B52" w:rsidRPr="00A603D1" w:rsidRDefault="007301C2" w:rsidP="002D0B52">
            <w:pPr>
              <w:pStyle w:val="Celda"/>
              <w:rPr>
                <w:b w:val="0"/>
              </w:rPr>
            </w:pPr>
            <w:r w:rsidRPr="00A603D1">
              <w:rPr>
                <w:b w:val="0"/>
              </w:rPr>
              <w:t>RateId</w:t>
            </w:r>
          </w:p>
        </w:tc>
        <w:tc>
          <w:tcPr>
            <w:tcW w:w="480" w:type="dxa"/>
            <w:shd w:val="clear" w:color="auto" w:fill="auto"/>
          </w:tcPr>
          <w:p w14:paraId="3C475750" w14:textId="621B4E59" w:rsidR="002D0B52" w:rsidRDefault="007301C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72" w:type="dxa"/>
            <w:shd w:val="clear" w:color="auto" w:fill="auto"/>
          </w:tcPr>
          <w:p w14:paraId="17ED64B8" w14:textId="28D464A2" w:rsidR="002D0B52" w:rsidRDefault="007301C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Tarifa</w:t>
            </w:r>
          </w:p>
        </w:tc>
        <w:tc>
          <w:tcPr>
            <w:tcW w:w="4441" w:type="dxa"/>
            <w:shd w:val="clear" w:color="auto" w:fill="auto"/>
          </w:tcPr>
          <w:p w14:paraId="093D935B" w14:textId="133C2248" w:rsidR="002D0B52" w:rsidRDefault="007301C2" w:rsidP="002D0B5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tarifa</w:t>
            </w:r>
            <w:r w:rsidR="00D4665E">
              <w:t>. Asignado a piso.</w:t>
            </w:r>
          </w:p>
        </w:tc>
      </w:tr>
      <w:tr w:rsidR="000F11B9" w:rsidRPr="00532F07" w14:paraId="4A564980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72D30DD" w14:textId="77777777" w:rsidR="000F11B9" w:rsidRPr="009238E9" w:rsidRDefault="000F11B9" w:rsidP="000F11B9">
            <w:pPr>
              <w:pStyle w:val="Celda"/>
              <w:rPr>
                <w:b w:val="0"/>
                <w:bCs w:val="0"/>
              </w:rPr>
            </w:pPr>
            <w:r w:rsidRPr="009238E9">
              <w:rPr>
                <w:b w:val="0"/>
                <w:bCs w:val="0"/>
              </w:rPr>
              <w:t>WiFiSSID</w:t>
            </w:r>
          </w:p>
        </w:tc>
        <w:tc>
          <w:tcPr>
            <w:tcW w:w="480" w:type="dxa"/>
            <w:shd w:val="clear" w:color="auto" w:fill="auto"/>
          </w:tcPr>
          <w:p w14:paraId="1BB88054" w14:textId="77777777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101FDBAD" w14:textId="77777777" w:rsidR="000F11B9" w:rsidRPr="003872F5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313B486D" w14:textId="03FD3D81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SSID de la WiFi, si es diferente del edificio</w:t>
            </w:r>
          </w:p>
        </w:tc>
      </w:tr>
      <w:tr w:rsidR="000F11B9" w:rsidRPr="00532F07" w14:paraId="499AF4FC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B4E8D69" w14:textId="77777777" w:rsidR="000F11B9" w:rsidRPr="007301C2" w:rsidRDefault="000F11B9" w:rsidP="000F11B9">
            <w:pPr>
              <w:pStyle w:val="Celda"/>
              <w:rPr>
                <w:b w:val="0"/>
              </w:rPr>
            </w:pPr>
            <w:r>
              <w:rPr>
                <w:b w:val="0"/>
              </w:rPr>
              <w:t>WiFiKey</w:t>
            </w:r>
          </w:p>
        </w:tc>
        <w:tc>
          <w:tcPr>
            <w:tcW w:w="480" w:type="dxa"/>
            <w:shd w:val="clear" w:color="auto" w:fill="auto"/>
          </w:tcPr>
          <w:p w14:paraId="3F93F426" w14:textId="77777777" w:rsidR="000F11B9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2A0A2B26" w14:textId="77777777" w:rsidR="000F11B9" w:rsidRPr="003872F5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326265F" w14:textId="6693C454" w:rsidR="000F11B9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Clave de la WiFi, si es diferente del edificio</w:t>
            </w:r>
          </w:p>
        </w:tc>
      </w:tr>
      <w:tr w:rsidR="000F11B9" w:rsidRPr="00532F07" w14:paraId="194D798F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8B545A8" w14:textId="77777777" w:rsidR="000F11B9" w:rsidRDefault="000F11B9" w:rsidP="000F11B9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GateMAC</w:t>
            </w:r>
          </w:p>
        </w:tc>
        <w:tc>
          <w:tcPr>
            <w:tcW w:w="480" w:type="dxa"/>
            <w:shd w:val="clear" w:color="auto" w:fill="auto"/>
          </w:tcPr>
          <w:p w14:paraId="3D3E1D44" w14:textId="77777777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12F58E60" w14:textId="77777777" w:rsidR="000F11B9" w:rsidRPr="003872F5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7163B617" w14:textId="77777777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MAC de la puerta de acceso</w:t>
            </w:r>
          </w:p>
        </w:tc>
      </w:tr>
      <w:tr w:rsidR="000F11B9" w:rsidRPr="00532F07" w14:paraId="7DE3911C" w14:textId="77777777" w:rsidTr="00AE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C3D1753" w14:textId="77777777" w:rsidR="000F11B9" w:rsidRDefault="000F11B9" w:rsidP="000F11B9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GateURL</w:t>
            </w:r>
          </w:p>
        </w:tc>
        <w:tc>
          <w:tcPr>
            <w:tcW w:w="480" w:type="dxa"/>
            <w:shd w:val="clear" w:color="auto" w:fill="auto"/>
          </w:tcPr>
          <w:p w14:paraId="5EB4A3B7" w14:textId="77777777" w:rsidR="000F11B9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52F99825" w14:textId="77777777" w:rsidR="000F11B9" w:rsidRPr="003872F5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4C4E9629" w14:textId="77777777" w:rsidR="000F11B9" w:rsidRDefault="000F11B9" w:rsidP="000F11B9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de la puerta de acceso</w:t>
            </w:r>
          </w:p>
        </w:tc>
      </w:tr>
      <w:tr w:rsidR="000F11B9" w:rsidRPr="00532F07" w14:paraId="6F983602" w14:textId="77777777" w:rsidTr="00AE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E42E6CB" w14:textId="77777777" w:rsidR="000F11B9" w:rsidRDefault="000F11B9" w:rsidP="000F11B9">
            <w:pPr>
              <w:pStyle w:val="Celda"/>
              <w:rPr>
                <w:b w:val="0"/>
              </w:rPr>
            </w:pPr>
            <w:r>
              <w:rPr>
                <w:b w:val="0"/>
              </w:rPr>
              <w:t>GatePhone</w:t>
            </w:r>
          </w:p>
        </w:tc>
        <w:tc>
          <w:tcPr>
            <w:tcW w:w="480" w:type="dxa"/>
            <w:shd w:val="clear" w:color="auto" w:fill="auto"/>
          </w:tcPr>
          <w:p w14:paraId="079CCAE6" w14:textId="77777777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72" w:type="dxa"/>
            <w:shd w:val="clear" w:color="auto" w:fill="auto"/>
          </w:tcPr>
          <w:p w14:paraId="2520822B" w14:textId="77777777" w:rsidR="000F11B9" w:rsidRPr="003872F5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41" w:type="dxa"/>
            <w:shd w:val="clear" w:color="auto" w:fill="auto"/>
          </w:tcPr>
          <w:p w14:paraId="6B2E7054" w14:textId="77777777" w:rsidR="000F11B9" w:rsidRDefault="000F11B9" w:rsidP="000F11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 de la puerta de acceso</w:t>
            </w:r>
          </w:p>
        </w:tc>
      </w:tr>
    </w:tbl>
    <w:p w14:paraId="7D1BD1DB" w14:textId="77777777" w:rsidR="00B00F5E" w:rsidRDefault="00B00F5E" w:rsidP="00B00F5E">
      <w:pPr>
        <w:pStyle w:val="Prrafo"/>
      </w:pPr>
      <w:bookmarkStart w:id="777" w:name="_Toc123552892"/>
    </w:p>
    <w:p w14:paraId="119E79DD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6A21E110" w14:textId="41310BCC" w:rsidR="002957B7" w:rsidRPr="003E33A6" w:rsidRDefault="002957B7" w:rsidP="00911D0E">
      <w:pPr>
        <w:pStyle w:val="Ttulo2"/>
      </w:pPr>
      <w:bookmarkStart w:id="778" w:name="_Toc128925226"/>
      <w:r>
        <w:lastRenderedPageBreak/>
        <w:t>Estado.</w:t>
      </w:r>
      <w:bookmarkEnd w:id="778"/>
    </w:p>
    <w:p w14:paraId="30C418FA" w14:textId="2AB91ADC" w:rsidR="002957B7" w:rsidRDefault="002957B7" w:rsidP="002957B7">
      <w:pPr>
        <w:pStyle w:val="Prrafo"/>
      </w:pPr>
      <w:r>
        <w:t xml:space="preserve">Posibles estados de </w:t>
      </w:r>
      <w:ins w:id="779" w:author="Alejandro André" w:date="2023-03-01T12:30:00Z">
        <w:r w:rsidR="007A0B84">
          <w:t xml:space="preserve">indisponibilidad de </w:t>
        </w:r>
      </w:ins>
      <w:r>
        <w:t xml:space="preserve">los recursos: </w:t>
      </w:r>
      <w:del w:id="780" w:author="Alejandro André" w:date="2023-03-01T12:30:00Z">
        <w:r w:rsidDel="007A0B84">
          <w:delText>disponible</w:delText>
        </w:r>
      </w:del>
      <w:proofErr w:type="spellStart"/>
      <w:ins w:id="781" w:author="Alejandro André" w:date="2023-03-01T12:30:00Z">
        <w:r w:rsidR="007A0B84">
          <w:t>capex</w:t>
        </w:r>
      </w:ins>
      <w:proofErr w:type="spellEnd"/>
      <w:r>
        <w:t xml:space="preserve">, </w:t>
      </w:r>
      <w:ins w:id="782" w:author="Alejandro André" w:date="2023-03-01T12:30:00Z">
        <w:r w:rsidR="007A0B84">
          <w:t xml:space="preserve">avería, </w:t>
        </w:r>
      </w:ins>
      <w:r>
        <w:t xml:space="preserve">en obras, etc. 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80"/>
        <w:gridCol w:w="2141"/>
        <w:gridCol w:w="4472"/>
      </w:tblGrid>
      <w:tr w:rsidR="002957B7" w:rsidRPr="00202134" w14:paraId="68CE91AA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DFEF374" w14:textId="77777777" w:rsidR="002957B7" w:rsidRPr="00202134" w:rsidRDefault="002957B7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ResourceStatus</w:t>
            </w:r>
          </w:p>
        </w:tc>
      </w:tr>
      <w:tr w:rsidR="002957B7" w:rsidRPr="003872F5" w14:paraId="42F16F2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7B70F95" w14:textId="77777777" w:rsidR="002957B7" w:rsidRPr="003872F5" w:rsidRDefault="002957B7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4DDA564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1EB422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57B7" w:rsidRPr="00532F07" w14:paraId="21DA333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90D24FE" w14:textId="05523F25" w:rsidR="002957B7" w:rsidRPr="00344BB2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5850E3E3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2435D79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5D65B4E9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estado</w:t>
            </w:r>
          </w:p>
        </w:tc>
      </w:tr>
      <w:tr w:rsidR="00D15DB8" w:rsidRPr="00532F07" w:rsidDel="007A0B84" w14:paraId="3C68A9CD" w14:textId="3B4B5B1F" w:rsidTr="00C65818">
        <w:trPr>
          <w:del w:id="783" w:author="Alejandro André" w:date="2023-03-01T12:30:00Z"/>
        </w:trPr>
        <w:tc>
          <w:tcPr>
            <w:tcW w:w="1967" w:type="dxa"/>
            <w:shd w:val="clear" w:color="auto" w:fill="auto"/>
          </w:tcPr>
          <w:p w14:paraId="40387023" w14:textId="151A0CCA" w:rsidR="00D15DB8" w:rsidRPr="00D15DB8" w:rsidDel="007A0B84" w:rsidRDefault="00D15DB8" w:rsidP="00C6581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del w:id="784" w:author="Alejandro André" w:date="2023-03-01T12:30:00Z"/>
                <w:b w:val="0"/>
                <w:bCs w:val="0"/>
              </w:rPr>
            </w:pPr>
            <w:del w:id="785" w:author="Alejandro André" w:date="2023-03-01T12:30:00Z">
              <w:r w:rsidDel="007A0B84">
                <w:rPr>
                  <w:b w:val="0"/>
                  <w:bCs w:val="0"/>
                </w:rPr>
                <w:delText>Available</w:delText>
              </w:r>
              <w:bookmarkStart w:id="786" w:name="_Toc128925227"/>
              <w:bookmarkEnd w:id="786"/>
            </w:del>
          </w:p>
        </w:tc>
        <w:tc>
          <w:tcPr>
            <w:tcW w:w="480" w:type="dxa"/>
            <w:shd w:val="clear" w:color="auto" w:fill="auto"/>
          </w:tcPr>
          <w:p w14:paraId="5032C3E8" w14:textId="236950F7" w:rsidR="00D15DB8" w:rsidDel="007A0B84" w:rsidRDefault="00D15DB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87" w:author="Alejandro André" w:date="2023-03-01T12:30:00Z"/>
                <w:b/>
              </w:rPr>
            </w:pPr>
            <w:bookmarkStart w:id="788" w:name="_Toc128925228"/>
            <w:bookmarkEnd w:id="788"/>
          </w:p>
        </w:tc>
        <w:tc>
          <w:tcPr>
            <w:tcW w:w="2141" w:type="dxa"/>
            <w:shd w:val="clear" w:color="auto" w:fill="auto"/>
          </w:tcPr>
          <w:p w14:paraId="46928947" w14:textId="1A53D452" w:rsidR="00D15DB8" w:rsidRPr="003872F5" w:rsidDel="007A0B84" w:rsidRDefault="00D15DB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89" w:author="Alejandro André" w:date="2023-03-01T12:30:00Z"/>
              </w:rPr>
            </w:pPr>
            <w:bookmarkStart w:id="790" w:name="_Toc128925229"/>
            <w:bookmarkEnd w:id="790"/>
          </w:p>
        </w:tc>
        <w:tc>
          <w:tcPr>
            <w:tcW w:w="4472" w:type="dxa"/>
            <w:shd w:val="clear" w:color="auto" w:fill="auto"/>
          </w:tcPr>
          <w:p w14:paraId="7EA93524" w14:textId="675B795A" w:rsidR="00D15DB8" w:rsidDel="007A0B84" w:rsidRDefault="00D15DB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791" w:author="Alejandro André" w:date="2023-03-01T12:30:00Z"/>
              </w:rPr>
            </w:pPr>
            <w:del w:id="792" w:author="Alejandro André" w:date="2023-03-01T12:30:00Z">
              <w:r w:rsidDel="007A0B84">
                <w:delText>Indica si el estado implica disponibilidad</w:delText>
              </w:r>
              <w:bookmarkStart w:id="793" w:name="_Toc128925230"/>
              <w:bookmarkEnd w:id="793"/>
            </w:del>
          </w:p>
        </w:tc>
        <w:bookmarkStart w:id="794" w:name="_Toc128925231"/>
        <w:bookmarkEnd w:id="794"/>
      </w:tr>
    </w:tbl>
    <w:p w14:paraId="6F240684" w14:textId="77777777" w:rsidR="002957B7" w:rsidRPr="003E33A6" w:rsidRDefault="002957B7" w:rsidP="00911D0E">
      <w:pPr>
        <w:pStyle w:val="Ttulo2"/>
      </w:pPr>
      <w:bookmarkStart w:id="795" w:name="_Toc128925232"/>
      <w:r>
        <w:t>Tipología de piso.</w:t>
      </w:r>
      <w:bookmarkEnd w:id="795"/>
    </w:p>
    <w:p w14:paraId="541ADBB4" w14:textId="77777777" w:rsidR="002957B7" w:rsidRDefault="002957B7" w:rsidP="002957B7">
      <w:pPr>
        <w:pStyle w:val="Prrafo"/>
      </w:pPr>
      <w:r>
        <w:t xml:space="preserve">Clasificación de los recursos en base a sus características principales, que permiten identificar agrupar recursos con características similares o equivalentes. 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80"/>
        <w:gridCol w:w="2141"/>
        <w:gridCol w:w="4472"/>
      </w:tblGrid>
      <w:tr w:rsidR="002957B7" w:rsidRPr="00202134" w14:paraId="2781169F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56B7C02" w14:textId="77777777" w:rsidR="002957B7" w:rsidRPr="00202134" w:rsidRDefault="002957B7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ResourceFlat</w:t>
            </w:r>
            <w:r w:rsidRPr="00202134">
              <w:rPr>
                <w:noProof/>
                <w:color w:val="auto"/>
              </w:rPr>
              <w:t>Typ</w:t>
            </w:r>
            <w:r>
              <w:rPr>
                <w:noProof/>
                <w:color w:val="auto"/>
              </w:rPr>
              <w:t>e</w:t>
            </w:r>
          </w:p>
        </w:tc>
      </w:tr>
      <w:tr w:rsidR="002957B7" w:rsidRPr="003872F5" w14:paraId="666D217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E4D8697" w14:textId="77777777" w:rsidR="002957B7" w:rsidRPr="003872F5" w:rsidRDefault="002957B7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F310482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686A4CD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57B7" w:rsidRPr="00532F07" w14:paraId="7E92C72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12E660F" w14:textId="77777777" w:rsidR="002957B7" w:rsidRPr="00344BB2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80" w:type="dxa"/>
            <w:shd w:val="clear" w:color="auto" w:fill="auto"/>
          </w:tcPr>
          <w:p w14:paraId="5C0E29E9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66AAF08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65C98226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tipología</w:t>
            </w:r>
          </w:p>
        </w:tc>
      </w:tr>
      <w:tr w:rsidR="002957B7" w:rsidRPr="00532F07" w14:paraId="3E1DF54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FEE9A06" w14:textId="77777777" w:rsidR="002957B7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5F97D263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E6F039E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63EAB490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 de la tipología</w:t>
            </w:r>
          </w:p>
        </w:tc>
      </w:tr>
      <w:tr w:rsidR="002957B7" w:rsidRPr="00532F07" w14:paraId="2626BA3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E581730" w14:textId="77777777" w:rsidR="002957B7" w:rsidRDefault="002957B7" w:rsidP="00C65818">
            <w:pPr>
              <w:pStyle w:val="Celda"/>
            </w:pPr>
            <w:r>
              <w:rPr>
                <w:b w:val="0"/>
              </w:rPr>
              <w:t>Icon</w:t>
            </w:r>
          </w:p>
        </w:tc>
        <w:tc>
          <w:tcPr>
            <w:tcW w:w="480" w:type="dxa"/>
            <w:shd w:val="clear" w:color="auto" w:fill="auto"/>
          </w:tcPr>
          <w:p w14:paraId="347E5738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6DE4BD75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7B452198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 la tipología</w:t>
            </w:r>
          </w:p>
        </w:tc>
      </w:tr>
    </w:tbl>
    <w:p w14:paraId="36C34692" w14:textId="77777777" w:rsidR="002957B7" w:rsidRPr="003E33A6" w:rsidRDefault="002957B7" w:rsidP="00911D0E">
      <w:pPr>
        <w:pStyle w:val="Ttulo2"/>
      </w:pPr>
      <w:bookmarkStart w:id="796" w:name="_Toc128925233"/>
      <w:r>
        <w:t>Tipología de habitación.</w:t>
      </w:r>
      <w:bookmarkEnd w:id="796"/>
    </w:p>
    <w:p w14:paraId="7C772068" w14:textId="77777777" w:rsidR="002957B7" w:rsidRDefault="002957B7" w:rsidP="002957B7">
      <w:pPr>
        <w:pStyle w:val="Prrafo"/>
      </w:pPr>
      <w:r>
        <w:t xml:space="preserve">Clasificación de los recursos en base a sus características principales, que permiten identificar agrupar recursos con características similares o equivalentes. 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80"/>
        <w:gridCol w:w="2141"/>
        <w:gridCol w:w="4472"/>
      </w:tblGrid>
      <w:tr w:rsidR="002957B7" w:rsidRPr="00202134" w14:paraId="405C04F7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1234007" w14:textId="77777777" w:rsidR="002957B7" w:rsidRPr="00202134" w:rsidRDefault="002957B7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ResourcePlace</w:t>
            </w:r>
            <w:r w:rsidRPr="00202134">
              <w:rPr>
                <w:noProof/>
                <w:color w:val="auto"/>
              </w:rPr>
              <w:t>Typ</w:t>
            </w:r>
            <w:r>
              <w:rPr>
                <w:noProof/>
                <w:color w:val="auto"/>
              </w:rPr>
              <w:t>e</w:t>
            </w:r>
          </w:p>
        </w:tc>
      </w:tr>
      <w:tr w:rsidR="002957B7" w:rsidRPr="003872F5" w14:paraId="481F256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53748F5" w14:textId="77777777" w:rsidR="002957B7" w:rsidRPr="003872F5" w:rsidRDefault="002957B7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F69A0C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3809D4C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2957B7" w:rsidRPr="00532F07" w14:paraId="770D5FE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DEAD47B" w14:textId="77777777" w:rsidR="002957B7" w:rsidRPr="00344BB2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64E65A62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141" w:type="dxa"/>
            <w:shd w:val="clear" w:color="auto" w:fill="auto"/>
          </w:tcPr>
          <w:p w14:paraId="74264A6C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7C0215DB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única identificadora del registro</w:t>
            </w:r>
          </w:p>
        </w:tc>
      </w:tr>
      <w:tr w:rsidR="002957B7" w:rsidRPr="00532F07" w14:paraId="3DE3B2A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724152D" w14:textId="77777777" w:rsidR="002957B7" w:rsidRPr="00344BB2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80" w:type="dxa"/>
            <w:shd w:val="clear" w:color="auto" w:fill="auto"/>
          </w:tcPr>
          <w:p w14:paraId="1E4D427B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14FC2813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289A2E01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tipología</w:t>
            </w:r>
          </w:p>
        </w:tc>
      </w:tr>
      <w:tr w:rsidR="002957B7" w:rsidRPr="00532F07" w14:paraId="238B8A8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34AA0A4" w14:textId="77777777" w:rsidR="002957B7" w:rsidRDefault="002957B7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41018ED7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3D1B115" w14:textId="77777777" w:rsidR="002957B7" w:rsidRPr="003872F5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4E8370CF" w14:textId="77777777" w:rsidR="002957B7" w:rsidRDefault="002957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detallada de la tipología</w:t>
            </w:r>
          </w:p>
        </w:tc>
      </w:tr>
      <w:tr w:rsidR="002957B7" w:rsidRPr="00532F07" w14:paraId="0D6F0AE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B4ECC11" w14:textId="77777777" w:rsidR="002957B7" w:rsidRDefault="002957B7" w:rsidP="00C65818">
            <w:pPr>
              <w:pStyle w:val="Celda"/>
            </w:pPr>
            <w:r>
              <w:rPr>
                <w:b w:val="0"/>
              </w:rPr>
              <w:t>Icon</w:t>
            </w:r>
          </w:p>
        </w:tc>
        <w:tc>
          <w:tcPr>
            <w:tcW w:w="480" w:type="dxa"/>
            <w:shd w:val="clear" w:color="auto" w:fill="auto"/>
          </w:tcPr>
          <w:p w14:paraId="58F76C49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7020AA2" w14:textId="77777777" w:rsidR="002957B7" w:rsidRPr="003872F5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145EA1BA" w14:textId="77777777" w:rsidR="002957B7" w:rsidRDefault="002957B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Icono de la tipología</w:t>
            </w:r>
          </w:p>
        </w:tc>
      </w:tr>
    </w:tbl>
    <w:p w14:paraId="62C92355" w14:textId="77777777" w:rsidR="00B00F5E" w:rsidRDefault="00B00F5E" w:rsidP="00B00F5E">
      <w:pPr>
        <w:pStyle w:val="Prrafo"/>
      </w:pPr>
      <w:bookmarkStart w:id="797" w:name="_Toc123552893"/>
      <w:bookmarkEnd w:id="777"/>
    </w:p>
    <w:p w14:paraId="68D24994" w14:textId="77777777" w:rsidR="00932F58" w:rsidRDefault="00932F58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13399D68" w14:textId="1E817E2D" w:rsidR="002A74D0" w:rsidRDefault="001740AD" w:rsidP="00911D0E">
      <w:pPr>
        <w:pStyle w:val="Ttulo2"/>
      </w:pPr>
      <w:bookmarkStart w:id="798" w:name="_Toc128925234"/>
      <w:r>
        <w:lastRenderedPageBreak/>
        <w:t>Tipos de c</w:t>
      </w:r>
      <w:r w:rsidR="002A74D0">
        <w:t>aracterística</w:t>
      </w:r>
      <w:r>
        <w:t>s</w:t>
      </w:r>
      <w:r w:rsidR="002A74D0">
        <w:t>.</w:t>
      </w:r>
      <w:bookmarkEnd w:id="797"/>
      <w:bookmarkEnd w:id="798"/>
    </w:p>
    <w:p w14:paraId="245850AF" w14:textId="3A36BB06" w:rsidR="002A74D0" w:rsidRDefault="00E4161D" w:rsidP="00E4161D">
      <w:pPr>
        <w:pStyle w:val="Prrafo"/>
      </w:pPr>
      <w:r>
        <w:t>Servicios o equipamiento de los que puede disponer un determinado recurso, edificio, piso, habitación o plaza, como aire acondicionado, calefacción, etc.</w:t>
      </w:r>
      <w:r w:rsidR="001740AD">
        <w:t xml:space="preserve"> Tabla de códigos, asociado a características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80"/>
        <w:gridCol w:w="2141"/>
        <w:gridCol w:w="4472"/>
      </w:tblGrid>
      <w:tr w:rsidR="00202134" w:rsidRPr="00202134" w14:paraId="5C6E2551" w14:textId="77777777" w:rsidTr="0020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F6F5073" w14:textId="057B885B" w:rsidR="00EC3DD8" w:rsidRPr="00202134" w:rsidRDefault="00E1115A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</w:t>
            </w:r>
            <w:r w:rsidR="00EC3DD8" w:rsidRPr="00202134">
              <w:rPr>
                <w:noProof/>
                <w:color w:val="auto"/>
              </w:rPr>
              <w:t>Amenity</w:t>
            </w:r>
            <w:r>
              <w:rPr>
                <w:noProof/>
                <w:color w:val="auto"/>
              </w:rPr>
              <w:t>Type</w:t>
            </w:r>
          </w:p>
        </w:tc>
      </w:tr>
      <w:tr w:rsidR="00EC3DD8" w:rsidRPr="003872F5" w14:paraId="1FA03937" w14:textId="77777777" w:rsidTr="0025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7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9A7097" w14:textId="77777777" w:rsidR="00EC3DD8" w:rsidRPr="003872F5" w:rsidRDefault="00EC3DD8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7DE145E" w14:textId="77777777" w:rsidR="00EC3DD8" w:rsidRPr="003872F5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DC026E1" w14:textId="77777777" w:rsidR="00EC3DD8" w:rsidRPr="003872F5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C3DD8" w:rsidRPr="00532F07" w14:paraId="3551F765" w14:textId="77777777" w:rsidTr="00252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E884E9D" w14:textId="186C505C" w:rsidR="00EC3DD8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EC3DD8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4E3CD7EB" w14:textId="77777777" w:rsidR="00EC3DD8" w:rsidRDefault="00EC3DD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F342804" w14:textId="77777777" w:rsidR="00EC3DD8" w:rsidRPr="003872F5" w:rsidRDefault="00EC3DD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5EEFEC88" w14:textId="124BA331" w:rsidR="00EC3DD8" w:rsidRDefault="00EC3DD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característica</w:t>
            </w:r>
          </w:p>
        </w:tc>
      </w:tr>
      <w:tr w:rsidR="00EC3DD8" w:rsidRPr="00532F07" w14:paraId="086EA425" w14:textId="77777777" w:rsidTr="0025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48CBD4D" w14:textId="77777777" w:rsidR="00EC3DD8" w:rsidRDefault="00EC3DD8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80" w:type="dxa"/>
            <w:shd w:val="clear" w:color="auto" w:fill="auto"/>
          </w:tcPr>
          <w:p w14:paraId="4647041F" w14:textId="77777777" w:rsidR="00EC3DD8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D75E83D" w14:textId="77777777" w:rsidR="00EC3DD8" w:rsidRPr="003872F5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1F5B30DF" w14:textId="5060363D" w:rsidR="00EC3DD8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detallada de la característica</w:t>
            </w:r>
          </w:p>
        </w:tc>
      </w:tr>
      <w:tr w:rsidR="00C6414D" w14:paraId="4BE10320" w14:textId="77777777" w:rsidTr="002522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F83DFED" w14:textId="77777777" w:rsidR="00C6414D" w:rsidRPr="003B4CDB" w:rsidRDefault="00C6414D" w:rsidP="00C6414D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413261FC" w14:textId="77777777" w:rsidR="00C6414D" w:rsidRDefault="00C6414D" w:rsidP="00C6414D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4E5E70C" w14:textId="77777777" w:rsidR="00C6414D" w:rsidRPr="003872F5" w:rsidRDefault="00C6414D" w:rsidP="00C6414D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42DDA3C8" w14:textId="77777777" w:rsidR="00C6414D" w:rsidRDefault="00C6414D" w:rsidP="00C6414D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Foto de la característica, para la web</w:t>
            </w:r>
          </w:p>
        </w:tc>
      </w:tr>
      <w:tr w:rsidR="00C6300E" w14:paraId="435E6A62" w14:textId="77777777" w:rsidTr="002522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A129B34" w14:textId="0908D800" w:rsidR="00C6300E" w:rsidRPr="003B4CDB" w:rsidRDefault="00C6414D" w:rsidP="00C6300E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Icon</w:t>
            </w:r>
          </w:p>
        </w:tc>
        <w:tc>
          <w:tcPr>
            <w:tcW w:w="480" w:type="dxa"/>
            <w:shd w:val="clear" w:color="auto" w:fill="auto"/>
          </w:tcPr>
          <w:p w14:paraId="06D8CBDF" w14:textId="77777777" w:rsidR="00C6300E" w:rsidRDefault="00C6300E" w:rsidP="00C6300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611E368" w14:textId="77777777" w:rsidR="00C6300E" w:rsidRPr="003872F5" w:rsidRDefault="00C6300E" w:rsidP="00C6300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2" w:type="dxa"/>
            <w:shd w:val="clear" w:color="auto" w:fill="auto"/>
          </w:tcPr>
          <w:p w14:paraId="374DEBDE" w14:textId="4B5BD942" w:rsidR="00C6300E" w:rsidRDefault="00C6414D" w:rsidP="00C6300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Icono </w:t>
            </w:r>
            <w:r w:rsidR="00C6300E">
              <w:t xml:space="preserve">de la </w:t>
            </w:r>
            <w:r w:rsidR="00E1706E">
              <w:t>característica</w:t>
            </w:r>
            <w:r w:rsidR="00C6300E">
              <w:t>, para la web</w:t>
            </w:r>
          </w:p>
        </w:tc>
      </w:tr>
      <w:tr w:rsidR="000519D9" w14:paraId="333BF094" w14:textId="77777777" w:rsidTr="00252264">
        <w:trPr>
          <w:ins w:id="799" w:author="Alejandro André" w:date="2023-03-03T13:06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D934B36" w14:textId="24864F40" w:rsidR="000519D9" w:rsidRDefault="000519D9" w:rsidP="00C6300E">
            <w:pPr>
              <w:pStyle w:val="Celda"/>
              <w:rPr>
                <w:ins w:id="800" w:author="Alejandro André" w:date="2023-03-03T13:06:00Z"/>
              </w:rPr>
            </w:pPr>
            <w:ins w:id="801" w:author="Alejandro André" w:date="2023-03-03T13:06:00Z">
              <w:r>
                <w:t>Increment</w:t>
              </w:r>
            </w:ins>
          </w:p>
        </w:tc>
        <w:tc>
          <w:tcPr>
            <w:tcW w:w="480" w:type="dxa"/>
            <w:shd w:val="clear" w:color="auto" w:fill="auto"/>
          </w:tcPr>
          <w:p w14:paraId="06B922AC" w14:textId="77777777" w:rsidR="000519D9" w:rsidRDefault="000519D9" w:rsidP="00C6300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02" w:author="Alejandro André" w:date="2023-03-03T13:06:00Z"/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773E1FA" w14:textId="77777777" w:rsidR="000519D9" w:rsidRPr="003872F5" w:rsidRDefault="000519D9" w:rsidP="00C6300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03" w:author="Alejandro André" w:date="2023-03-03T13:06:00Z"/>
              </w:rPr>
            </w:pPr>
          </w:p>
        </w:tc>
        <w:tc>
          <w:tcPr>
            <w:tcW w:w="4472" w:type="dxa"/>
            <w:shd w:val="clear" w:color="auto" w:fill="auto"/>
          </w:tcPr>
          <w:p w14:paraId="03B0DDDC" w14:textId="3D168A00" w:rsidR="000519D9" w:rsidRDefault="000519D9" w:rsidP="00C6300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04" w:author="Alejandro André" w:date="2023-03-03T13:06:00Z"/>
              </w:rPr>
            </w:pPr>
            <w:ins w:id="805" w:author="Alejandro André" w:date="2023-03-03T13:06:00Z">
              <w:r>
                <w:t>% de incremento al precio</w:t>
              </w:r>
            </w:ins>
          </w:p>
        </w:tc>
      </w:tr>
    </w:tbl>
    <w:p w14:paraId="79D184FC" w14:textId="5EA5E09C" w:rsidR="002A74D0" w:rsidRPr="003E33A6" w:rsidRDefault="002A74D0" w:rsidP="00911D0E">
      <w:pPr>
        <w:pStyle w:val="Ttulo2"/>
      </w:pPr>
      <w:bookmarkStart w:id="806" w:name="_Toc123552894"/>
      <w:bookmarkStart w:id="807" w:name="_Toc128925235"/>
      <w:r>
        <w:t>Característica</w:t>
      </w:r>
      <w:bookmarkEnd w:id="806"/>
      <w:r w:rsidR="001740AD">
        <w:t>s.</w:t>
      </w:r>
      <w:bookmarkEnd w:id="807"/>
    </w:p>
    <w:p w14:paraId="75E79E7F" w14:textId="138A031E" w:rsidR="002A74D0" w:rsidRDefault="00E4161D" w:rsidP="002A74D0">
      <w:pPr>
        <w:pStyle w:val="Prrafo"/>
      </w:pPr>
      <w:r>
        <w:t>Equipamientos de los que dispone cada recurso:</w:t>
      </w:r>
      <w:r w:rsidR="006E2FCD">
        <w:t xml:space="preserve"> </w:t>
      </w:r>
      <w:r>
        <w:t>piso, habitación o plaza.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475"/>
        <w:gridCol w:w="2226"/>
        <w:gridCol w:w="3962"/>
      </w:tblGrid>
      <w:tr w:rsidR="00202134" w:rsidRPr="00202134" w14:paraId="40B9A238" w14:textId="77777777" w:rsidTr="0020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25A63F5" w14:textId="2D88E2CD" w:rsidR="00EC3DD8" w:rsidRPr="00202134" w:rsidRDefault="00EC3DD8" w:rsidP="00C65818">
            <w:pPr>
              <w:pStyle w:val="Prrafo"/>
              <w:rPr>
                <w:noProof/>
                <w:color w:val="auto"/>
              </w:rPr>
            </w:pPr>
            <w:r w:rsidRPr="00202134">
              <w:rPr>
                <w:noProof/>
                <w:color w:val="auto"/>
              </w:rPr>
              <w:t>ResourceAmenity</w:t>
            </w:r>
          </w:p>
        </w:tc>
      </w:tr>
      <w:tr w:rsidR="00EC3DD8" w:rsidRPr="003872F5" w14:paraId="619C3FED" w14:textId="77777777" w:rsidTr="0009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910D9F" w14:textId="77777777" w:rsidR="00EC3DD8" w:rsidRPr="003872F5" w:rsidRDefault="00EC3DD8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22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C446FB" w14:textId="77777777" w:rsidR="00EC3DD8" w:rsidRPr="003872F5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396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E3EA32" w14:textId="77777777" w:rsidR="00EC3DD8" w:rsidRPr="003872F5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C3DD8" w:rsidRPr="00532F07" w14:paraId="0FDF107E" w14:textId="77777777" w:rsidTr="0009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424D570A" w14:textId="27E7CD9A" w:rsidR="00EC3DD8" w:rsidRPr="00344BB2" w:rsidRDefault="00EC3DD8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ResourceId</w:t>
            </w:r>
          </w:p>
        </w:tc>
        <w:tc>
          <w:tcPr>
            <w:tcW w:w="475" w:type="dxa"/>
            <w:shd w:val="clear" w:color="auto" w:fill="auto"/>
          </w:tcPr>
          <w:p w14:paraId="2C1102B6" w14:textId="36EF97C1" w:rsidR="00EC3DD8" w:rsidRPr="003872F5" w:rsidRDefault="00EC3DD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226" w:type="dxa"/>
            <w:shd w:val="clear" w:color="auto" w:fill="auto"/>
          </w:tcPr>
          <w:p w14:paraId="23A1BF0F" w14:textId="69EFB767" w:rsidR="00EC3DD8" w:rsidRPr="003872F5" w:rsidRDefault="001740A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3962" w:type="dxa"/>
            <w:shd w:val="clear" w:color="auto" w:fill="auto"/>
          </w:tcPr>
          <w:p w14:paraId="0F2B6C1B" w14:textId="0C006D73" w:rsidR="00EC3DD8" w:rsidRPr="003872F5" w:rsidRDefault="00EC3DD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recurso</w:t>
            </w:r>
          </w:p>
        </w:tc>
      </w:tr>
      <w:tr w:rsidR="00EC3DD8" w:rsidRPr="00532F07" w14:paraId="2CFE2A1C" w14:textId="77777777" w:rsidTr="00097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7B886C97" w14:textId="26BEFF08" w:rsidR="00EC3DD8" w:rsidRPr="00344BB2" w:rsidRDefault="00EC3DD8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Amenity</w:t>
            </w:r>
            <w:r w:rsidR="001740AD">
              <w:rPr>
                <w:b w:val="0"/>
              </w:rPr>
              <w:t>Type</w:t>
            </w:r>
            <w:r>
              <w:rPr>
                <w:b w:val="0"/>
              </w:rPr>
              <w:t>Id</w:t>
            </w:r>
          </w:p>
        </w:tc>
        <w:tc>
          <w:tcPr>
            <w:tcW w:w="475" w:type="dxa"/>
            <w:shd w:val="clear" w:color="auto" w:fill="auto"/>
          </w:tcPr>
          <w:p w14:paraId="3BBACD40" w14:textId="353F2286" w:rsidR="00EC3DD8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226" w:type="dxa"/>
            <w:shd w:val="clear" w:color="auto" w:fill="auto"/>
          </w:tcPr>
          <w:p w14:paraId="0860D56A" w14:textId="019508C5" w:rsidR="00EC3DD8" w:rsidRPr="003872F5" w:rsidRDefault="001740A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característica</w:t>
            </w:r>
          </w:p>
        </w:tc>
        <w:tc>
          <w:tcPr>
            <w:tcW w:w="3962" w:type="dxa"/>
            <w:shd w:val="clear" w:color="auto" w:fill="auto"/>
          </w:tcPr>
          <w:p w14:paraId="05E7E9BA" w14:textId="23BE3FCF" w:rsidR="00EC3DD8" w:rsidRDefault="00EC3DD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</w:t>
            </w:r>
            <w:r w:rsidR="001740AD">
              <w:t xml:space="preserve">l tipo de </w:t>
            </w:r>
            <w:r>
              <w:t>característica</w:t>
            </w:r>
          </w:p>
        </w:tc>
      </w:tr>
      <w:tr w:rsidR="007C018E" w:rsidRPr="00532F07" w14:paraId="5B0126BB" w14:textId="77777777" w:rsidTr="00097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46CBBFC8" w14:textId="77777777" w:rsidR="007C018E" w:rsidRDefault="007C018E" w:rsidP="007C018E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 (ML)</w:t>
            </w:r>
          </w:p>
        </w:tc>
        <w:tc>
          <w:tcPr>
            <w:tcW w:w="475" w:type="dxa"/>
            <w:shd w:val="clear" w:color="auto" w:fill="auto"/>
          </w:tcPr>
          <w:p w14:paraId="11892696" w14:textId="77777777" w:rsidR="007C018E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226" w:type="dxa"/>
            <w:shd w:val="clear" w:color="auto" w:fill="auto"/>
          </w:tcPr>
          <w:p w14:paraId="559A148B" w14:textId="77777777" w:rsidR="007C018E" w:rsidRPr="003872F5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2" w:type="dxa"/>
            <w:shd w:val="clear" w:color="auto" w:fill="auto"/>
          </w:tcPr>
          <w:p w14:paraId="1313005A" w14:textId="77777777" w:rsidR="007C018E" w:rsidRDefault="007C018E" w:rsidP="007C018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detallada de la característica</w:t>
            </w:r>
          </w:p>
        </w:tc>
      </w:tr>
    </w:tbl>
    <w:p w14:paraId="60C44D53" w14:textId="77777777" w:rsidR="00776C17" w:rsidRDefault="00776C17" w:rsidP="00911D0E">
      <w:pPr>
        <w:pStyle w:val="Ttulo2"/>
      </w:pPr>
      <w:bookmarkStart w:id="808" w:name="_Toc128925236"/>
      <w:bookmarkStart w:id="809" w:name="_Toc123552895"/>
      <w:r>
        <w:t>Tipo de documento de recurso.</w:t>
      </w:r>
      <w:bookmarkEnd w:id="808"/>
    </w:p>
    <w:p w14:paraId="65D74683" w14:textId="20A00B9D" w:rsidR="00776C17" w:rsidRPr="004D2362" w:rsidRDefault="00776C17" w:rsidP="00776C17">
      <w:r>
        <w:t>Categorización de los tipos de documentos que se pueden asociar a un recurso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776C17" w:rsidRPr="00202134" w14:paraId="68BD1D2A" w14:textId="77777777" w:rsidTr="00B00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0EB8F5DF" w14:textId="1266C643" w:rsidR="00776C17" w:rsidRPr="00202134" w:rsidRDefault="00776C17" w:rsidP="00441274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ResourceDocType</w:t>
            </w:r>
          </w:p>
        </w:tc>
      </w:tr>
      <w:tr w:rsidR="00776C17" w:rsidRPr="003872F5" w14:paraId="530C3A4F" w14:textId="77777777" w:rsidTr="0044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A14B417" w14:textId="77777777" w:rsidR="00776C17" w:rsidRPr="003872F5" w:rsidRDefault="00776C17" w:rsidP="00441274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4DBC68" w14:textId="77777777" w:rsidR="00776C17" w:rsidRPr="003872F5" w:rsidRDefault="00776C17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C41CAC2" w14:textId="77777777" w:rsidR="00776C17" w:rsidRPr="003872F5" w:rsidRDefault="00776C17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776C17" w:rsidRPr="00532F07" w14:paraId="12AA29FA" w14:textId="77777777" w:rsidTr="00441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725CDA1" w14:textId="77777777" w:rsidR="00776C17" w:rsidRPr="00344BB2" w:rsidRDefault="00776C17" w:rsidP="00441274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204E66AB" w14:textId="77777777" w:rsidR="00776C17" w:rsidRPr="003872F5" w:rsidRDefault="00776C17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AC5650A" w14:textId="77777777" w:rsidR="00776C17" w:rsidRPr="003872F5" w:rsidRDefault="00776C17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1C2364F" w14:textId="77777777" w:rsidR="00776C17" w:rsidRPr="003872F5" w:rsidRDefault="00776C17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documento</w:t>
            </w:r>
          </w:p>
        </w:tc>
      </w:tr>
    </w:tbl>
    <w:p w14:paraId="05A90ABD" w14:textId="77777777" w:rsidR="00B00F5E" w:rsidRDefault="00B00F5E" w:rsidP="00B00F5E">
      <w:pPr>
        <w:pStyle w:val="Prrafo"/>
      </w:pPr>
    </w:p>
    <w:p w14:paraId="735F93EC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7D770F1C" w14:textId="664EAD69" w:rsidR="00B554E9" w:rsidRDefault="00B554E9" w:rsidP="00911D0E">
      <w:pPr>
        <w:pStyle w:val="Ttulo2"/>
      </w:pPr>
      <w:bookmarkStart w:id="810" w:name="_Toc128925237"/>
      <w:r>
        <w:lastRenderedPageBreak/>
        <w:t>Documento de recurso.</w:t>
      </w:r>
      <w:bookmarkEnd w:id="810"/>
    </w:p>
    <w:p w14:paraId="5B8BA2AD" w14:textId="13F82094" w:rsidR="00B554E9" w:rsidRPr="004D2362" w:rsidRDefault="00B554E9" w:rsidP="00B554E9">
      <w:r>
        <w:t>Documentos asociados a un recurso. Un recurso puede tener varios documentos.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9"/>
        <w:gridCol w:w="454"/>
        <w:gridCol w:w="2142"/>
        <w:gridCol w:w="4475"/>
      </w:tblGrid>
      <w:tr w:rsidR="00B554E9" w:rsidRPr="00202134" w14:paraId="104D410F" w14:textId="77777777" w:rsidTr="00B00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16ECAA48" w14:textId="6EBAA8DF" w:rsidR="00B554E9" w:rsidRPr="00202134" w:rsidRDefault="00B554E9" w:rsidP="00441274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ResourceDocument</w:t>
            </w:r>
          </w:p>
        </w:tc>
      </w:tr>
      <w:tr w:rsidR="00B554E9" w:rsidRPr="003872F5" w14:paraId="772F6C0A" w14:textId="77777777" w:rsidTr="0044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EC59910" w14:textId="77777777" w:rsidR="00B554E9" w:rsidRPr="003872F5" w:rsidRDefault="00B554E9" w:rsidP="00441274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8DF8FD" w14:textId="77777777" w:rsidR="00B554E9" w:rsidRPr="003872F5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A95FD9E" w14:textId="77777777" w:rsidR="00B554E9" w:rsidRPr="003872F5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B554E9" w:rsidRPr="00532F07" w14:paraId="6FAA1103" w14:textId="77777777" w:rsidTr="00441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150AD12" w14:textId="197B780B" w:rsidR="00B554E9" w:rsidRDefault="00B554E9" w:rsidP="00441274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ResourceId</w:t>
            </w:r>
          </w:p>
        </w:tc>
        <w:tc>
          <w:tcPr>
            <w:tcW w:w="454" w:type="dxa"/>
            <w:shd w:val="clear" w:color="auto" w:fill="auto"/>
          </w:tcPr>
          <w:p w14:paraId="3F0C8C0B" w14:textId="77777777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F654940" w14:textId="4DC5CC76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92" w:type="dxa"/>
            <w:shd w:val="clear" w:color="auto" w:fill="auto"/>
          </w:tcPr>
          <w:p w14:paraId="4BB8127D" w14:textId="0A39029B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recurso</w:t>
            </w:r>
          </w:p>
        </w:tc>
      </w:tr>
      <w:tr w:rsidR="00B554E9" w:rsidRPr="00532F07" w14:paraId="6E683B07" w14:textId="77777777" w:rsidTr="0044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A5B847E" w14:textId="7EB7CCF6" w:rsidR="00B554E9" w:rsidRPr="00344BB2" w:rsidRDefault="00B554E9" w:rsidP="00441274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ResourceDocTypeId</w:t>
            </w:r>
          </w:p>
        </w:tc>
        <w:tc>
          <w:tcPr>
            <w:tcW w:w="454" w:type="dxa"/>
            <w:shd w:val="clear" w:color="auto" w:fill="auto"/>
          </w:tcPr>
          <w:p w14:paraId="53F6BEE6" w14:textId="77777777" w:rsidR="00B554E9" w:rsidRPr="003872F5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3C065153" w14:textId="77777777" w:rsidR="00B554E9" w:rsidRPr="003872F5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documento</w:t>
            </w:r>
          </w:p>
        </w:tc>
        <w:tc>
          <w:tcPr>
            <w:tcW w:w="4492" w:type="dxa"/>
            <w:shd w:val="clear" w:color="auto" w:fill="auto"/>
          </w:tcPr>
          <w:p w14:paraId="596AB9D6" w14:textId="77777777" w:rsidR="00B554E9" w:rsidRPr="003872F5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documento</w:t>
            </w:r>
          </w:p>
        </w:tc>
      </w:tr>
      <w:tr w:rsidR="00B554E9" w:rsidRPr="00532F07" w14:paraId="5E441D1F" w14:textId="77777777" w:rsidTr="00441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FAD7826" w14:textId="77777777" w:rsidR="00B554E9" w:rsidRDefault="00B554E9" w:rsidP="00441274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54" w:type="dxa"/>
            <w:shd w:val="clear" w:color="auto" w:fill="auto"/>
          </w:tcPr>
          <w:p w14:paraId="2CE72658" w14:textId="77777777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AB6BDF5" w14:textId="77777777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FA23E7E" w14:textId="77777777" w:rsidR="00B554E9" w:rsidRDefault="00B554E9" w:rsidP="004412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documento, PDF, imagen…</w:t>
            </w:r>
          </w:p>
        </w:tc>
      </w:tr>
      <w:tr w:rsidR="00B554E9" w:rsidRPr="00532F07" w14:paraId="5A786B91" w14:textId="77777777" w:rsidTr="004412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61E14B0" w14:textId="3192577A" w:rsidR="00B554E9" w:rsidRPr="003A0DA8" w:rsidRDefault="00B554E9" w:rsidP="00441274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454" w:type="dxa"/>
            <w:shd w:val="clear" w:color="auto" w:fill="auto"/>
          </w:tcPr>
          <w:p w14:paraId="7B0C8963" w14:textId="77777777" w:rsidR="00B554E9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AFF9912" w14:textId="77777777" w:rsidR="00B554E9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AA015FE" w14:textId="2AB0D301" w:rsidR="00B554E9" w:rsidRDefault="00B554E9" w:rsidP="004412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 u observaciones</w:t>
            </w:r>
          </w:p>
        </w:tc>
      </w:tr>
    </w:tbl>
    <w:p w14:paraId="43993353" w14:textId="77777777" w:rsidR="009A52EC" w:rsidRPr="003E33A6" w:rsidRDefault="009A52EC" w:rsidP="00911D0E">
      <w:pPr>
        <w:pStyle w:val="Ttulo2"/>
      </w:pPr>
      <w:bookmarkStart w:id="811" w:name="_Toc128925238"/>
      <w:r>
        <w:t>Tipo de inventario.</w:t>
      </w:r>
      <w:bookmarkEnd w:id="811"/>
    </w:p>
    <w:p w14:paraId="6752D064" w14:textId="77777777" w:rsidR="009A52EC" w:rsidRDefault="009A52EC" w:rsidP="009A52EC">
      <w:pPr>
        <w:pStyle w:val="Prrafo"/>
      </w:pPr>
      <w:r>
        <w:t>Tipos de elementos del inventario de los recursos.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9A52EC" w:rsidRPr="00202134" w14:paraId="0B74DB2F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F1172FA" w14:textId="06235FB0" w:rsidR="009A52EC" w:rsidRPr="00202134" w:rsidRDefault="00B67E58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</w:t>
            </w:r>
            <w:r w:rsidR="00655F92">
              <w:rPr>
                <w:noProof/>
                <w:color w:val="auto"/>
              </w:rPr>
              <w:t>o</w:t>
            </w:r>
            <w:r>
              <w:rPr>
                <w:noProof/>
                <w:color w:val="auto"/>
              </w:rPr>
              <w:t>urce</w:t>
            </w:r>
            <w:r w:rsidR="009A52EC">
              <w:rPr>
                <w:noProof/>
                <w:color w:val="auto"/>
              </w:rPr>
              <w:t>InventoryType</w:t>
            </w:r>
          </w:p>
        </w:tc>
      </w:tr>
      <w:tr w:rsidR="009A52EC" w:rsidRPr="003872F5" w14:paraId="3354200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093F04" w14:textId="77777777" w:rsidR="009A52EC" w:rsidRPr="003872F5" w:rsidRDefault="009A52EC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6C344FD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C3A4ACC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9A52EC" w:rsidRPr="00532F07" w14:paraId="1CF25D7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D5D243A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394398B1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1458D0C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44101E5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elemento</w:t>
            </w:r>
          </w:p>
        </w:tc>
      </w:tr>
      <w:tr w:rsidR="009A52EC" w:rsidRPr="00532F07" w14:paraId="2055518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8F8B60A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186C5143" w14:textId="77777777" w:rsidR="009A52EC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E763097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732BBA3" w14:textId="77777777" w:rsidR="009A52EC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tipo de elemento</w:t>
            </w:r>
          </w:p>
        </w:tc>
      </w:tr>
      <w:tr w:rsidR="009A52EC" w:rsidRPr="00532F07" w14:paraId="760F32C7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426794D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Icon</w:t>
            </w:r>
          </w:p>
        </w:tc>
        <w:tc>
          <w:tcPr>
            <w:tcW w:w="454" w:type="dxa"/>
            <w:shd w:val="clear" w:color="auto" w:fill="auto"/>
          </w:tcPr>
          <w:p w14:paraId="530821BD" w14:textId="77777777" w:rsidR="009A52EC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A033449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7F9D28C" w14:textId="77777777" w:rsidR="009A52EC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del tipo de elemento</w:t>
            </w:r>
          </w:p>
        </w:tc>
      </w:tr>
    </w:tbl>
    <w:p w14:paraId="401BE80A" w14:textId="167750DC" w:rsidR="009A52EC" w:rsidRPr="003E33A6" w:rsidRDefault="009A52EC" w:rsidP="00911D0E">
      <w:pPr>
        <w:pStyle w:val="Ttulo2"/>
      </w:pPr>
      <w:bookmarkStart w:id="812" w:name="_Toc128925239"/>
      <w:r>
        <w:t>Zona de inventario.</w:t>
      </w:r>
      <w:bookmarkEnd w:id="812"/>
    </w:p>
    <w:p w14:paraId="09A1A945" w14:textId="77777777" w:rsidR="009A52EC" w:rsidRDefault="009A52EC" w:rsidP="009A52EC">
      <w:pPr>
        <w:pStyle w:val="Prrafo"/>
      </w:pPr>
      <w:r>
        <w:t>Zonas de un piso, para poder asignar el inventario.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9A52EC" w:rsidRPr="00202134" w14:paraId="5CD4AE81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19E7632E" w14:textId="42CB23A6" w:rsidR="009A52EC" w:rsidRPr="00202134" w:rsidRDefault="00B67E58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</w:t>
            </w:r>
            <w:r w:rsidR="00655F92">
              <w:rPr>
                <w:noProof/>
                <w:color w:val="auto"/>
              </w:rPr>
              <w:t>o</w:t>
            </w:r>
            <w:r>
              <w:rPr>
                <w:noProof/>
                <w:color w:val="auto"/>
              </w:rPr>
              <w:t>urce</w:t>
            </w:r>
            <w:r w:rsidR="009A52EC">
              <w:rPr>
                <w:noProof/>
                <w:color w:val="auto"/>
              </w:rPr>
              <w:t>InventoryZone</w:t>
            </w:r>
          </w:p>
        </w:tc>
      </w:tr>
      <w:tr w:rsidR="009A52EC" w:rsidRPr="003872F5" w14:paraId="40192D4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37800D" w14:textId="77777777" w:rsidR="009A52EC" w:rsidRPr="003872F5" w:rsidRDefault="009A52EC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A384FDB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5C7C4B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9A52EC" w:rsidRPr="00532F07" w14:paraId="0FAD23B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0EAC314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694A9846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DC0B69B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52A37D8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zona</w:t>
            </w:r>
          </w:p>
        </w:tc>
      </w:tr>
      <w:tr w:rsidR="009A52EC" w:rsidRPr="00532F07" w14:paraId="302603C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0404A46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3D6E1FA5" w14:textId="77777777" w:rsidR="009A52EC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4C0C9F8" w14:textId="77777777" w:rsidR="009A52EC" w:rsidRPr="003872F5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3110CD5" w14:textId="77777777" w:rsidR="009A52EC" w:rsidRDefault="009A52E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 la zona</w:t>
            </w:r>
          </w:p>
        </w:tc>
      </w:tr>
      <w:tr w:rsidR="009A52EC" w:rsidRPr="00532F07" w14:paraId="18211F9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D6B85D7" w14:textId="77777777" w:rsidR="009A52EC" w:rsidRPr="00344BB2" w:rsidRDefault="009A52E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Icon</w:t>
            </w:r>
          </w:p>
        </w:tc>
        <w:tc>
          <w:tcPr>
            <w:tcW w:w="454" w:type="dxa"/>
            <w:shd w:val="clear" w:color="auto" w:fill="auto"/>
          </w:tcPr>
          <w:p w14:paraId="60FA6ACF" w14:textId="77777777" w:rsidR="009A52EC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1E08203" w14:textId="77777777" w:rsidR="009A52EC" w:rsidRPr="003872F5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CE85567" w14:textId="77777777" w:rsidR="009A52EC" w:rsidRDefault="009A52E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Icono de la zona</w:t>
            </w:r>
          </w:p>
        </w:tc>
      </w:tr>
    </w:tbl>
    <w:p w14:paraId="0614E597" w14:textId="77777777" w:rsidR="00B00F5E" w:rsidRDefault="00B00F5E" w:rsidP="00B00F5E">
      <w:pPr>
        <w:pStyle w:val="Prrafo"/>
      </w:pPr>
    </w:p>
    <w:p w14:paraId="06770E9B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7BED975B" w14:textId="0975C79A" w:rsidR="007145EB" w:rsidRPr="003E33A6" w:rsidRDefault="007145EB" w:rsidP="00911D0E">
      <w:pPr>
        <w:pStyle w:val="Ttulo2"/>
      </w:pPr>
      <w:bookmarkStart w:id="813" w:name="_Toc128925240"/>
      <w:r>
        <w:lastRenderedPageBreak/>
        <w:t>Inventario por recurso.</w:t>
      </w:r>
      <w:bookmarkEnd w:id="813"/>
    </w:p>
    <w:p w14:paraId="64D4733F" w14:textId="77777777" w:rsidR="007145EB" w:rsidRDefault="007145EB" w:rsidP="007145EB">
      <w:pPr>
        <w:pStyle w:val="Prrafo"/>
      </w:pPr>
      <w:r>
        <w:t>Elementos que forman parte del inventario de un recurso.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7145EB" w:rsidRPr="00202134" w14:paraId="1271588E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45561506" w14:textId="4272A25A" w:rsidR="007145EB" w:rsidRPr="00202134" w:rsidRDefault="00655F92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Resource</w:t>
            </w:r>
            <w:r w:rsidR="007145EB">
              <w:rPr>
                <w:noProof/>
                <w:color w:val="auto"/>
              </w:rPr>
              <w:t>Inventory</w:t>
            </w:r>
          </w:p>
        </w:tc>
      </w:tr>
      <w:tr w:rsidR="007145EB" w:rsidRPr="003872F5" w14:paraId="7B0E761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5EFD1B" w14:textId="77777777" w:rsidR="007145EB" w:rsidRPr="003872F5" w:rsidRDefault="007145EB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420AD27" w14:textId="77777777" w:rsidR="007145EB" w:rsidRPr="003872F5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49FA1CA" w14:textId="77777777" w:rsidR="007145EB" w:rsidRPr="003872F5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7145EB" w:rsidRPr="00532F07" w14:paraId="2A9A247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4D4EA34" w14:textId="77777777" w:rsidR="007145EB" w:rsidRPr="00344BB2" w:rsidRDefault="007145E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ResourceId</w:t>
            </w:r>
          </w:p>
        </w:tc>
        <w:tc>
          <w:tcPr>
            <w:tcW w:w="454" w:type="dxa"/>
            <w:shd w:val="clear" w:color="auto" w:fill="auto"/>
          </w:tcPr>
          <w:p w14:paraId="2729C05B" w14:textId="77777777" w:rsidR="007145EB" w:rsidRPr="003872F5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07C53974" w14:textId="77777777" w:rsidR="007145EB" w:rsidRPr="003872F5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92" w:type="dxa"/>
            <w:shd w:val="clear" w:color="auto" w:fill="auto"/>
          </w:tcPr>
          <w:p w14:paraId="3439DB2D" w14:textId="77777777" w:rsidR="007145EB" w:rsidRPr="003872F5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recurso</w:t>
            </w:r>
          </w:p>
        </w:tc>
      </w:tr>
      <w:tr w:rsidR="007145EB" w:rsidRPr="00532F07" w14:paraId="155E7DB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676B2C3" w14:textId="77777777" w:rsidR="007145EB" w:rsidRPr="00344BB2" w:rsidRDefault="007145E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InventoryTypeId</w:t>
            </w:r>
          </w:p>
        </w:tc>
        <w:tc>
          <w:tcPr>
            <w:tcW w:w="454" w:type="dxa"/>
            <w:shd w:val="clear" w:color="auto" w:fill="auto"/>
          </w:tcPr>
          <w:p w14:paraId="42B4DD7F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FA23850" w14:textId="77777777" w:rsidR="007145EB" w:rsidRPr="003872F5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inventario</w:t>
            </w:r>
          </w:p>
        </w:tc>
        <w:tc>
          <w:tcPr>
            <w:tcW w:w="4492" w:type="dxa"/>
            <w:shd w:val="clear" w:color="auto" w:fill="auto"/>
          </w:tcPr>
          <w:p w14:paraId="7D573378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elemento</w:t>
            </w:r>
          </w:p>
        </w:tc>
      </w:tr>
      <w:tr w:rsidR="007145EB" w:rsidRPr="00532F07" w14:paraId="0C07ED9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50926A6" w14:textId="7A887BF9" w:rsidR="007145EB" w:rsidRPr="00344BB2" w:rsidRDefault="00D7053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Inventory</w:t>
            </w:r>
            <w:r w:rsidR="007145EB">
              <w:rPr>
                <w:b w:val="0"/>
              </w:rPr>
              <w:t>ZoneId</w:t>
            </w:r>
          </w:p>
        </w:tc>
        <w:tc>
          <w:tcPr>
            <w:tcW w:w="454" w:type="dxa"/>
            <w:shd w:val="clear" w:color="auto" w:fill="auto"/>
          </w:tcPr>
          <w:p w14:paraId="2B1C9A5A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035A45B1" w14:textId="77777777" w:rsidR="007145EB" w:rsidRPr="003872F5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Zona</w:t>
            </w:r>
          </w:p>
        </w:tc>
        <w:tc>
          <w:tcPr>
            <w:tcW w:w="4492" w:type="dxa"/>
            <w:shd w:val="clear" w:color="auto" w:fill="auto"/>
          </w:tcPr>
          <w:p w14:paraId="3930465B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zona</w:t>
            </w:r>
          </w:p>
        </w:tc>
      </w:tr>
      <w:tr w:rsidR="007145EB" w:rsidRPr="00532F07" w14:paraId="0DE6BC9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732C693" w14:textId="77777777" w:rsidR="007145EB" w:rsidRPr="00840428" w:rsidRDefault="007145EB" w:rsidP="00C65818">
            <w:pPr>
              <w:pStyle w:val="Celda"/>
              <w:rPr>
                <w:b w:val="0"/>
                <w:bCs w:val="0"/>
              </w:rPr>
            </w:pPr>
            <w:r w:rsidRPr="00840428">
              <w:rPr>
                <w:b w:val="0"/>
                <w:bCs w:val="0"/>
              </w:rPr>
              <w:t>Description</w:t>
            </w:r>
          </w:p>
        </w:tc>
        <w:tc>
          <w:tcPr>
            <w:tcW w:w="454" w:type="dxa"/>
            <w:shd w:val="clear" w:color="auto" w:fill="auto"/>
          </w:tcPr>
          <w:p w14:paraId="61F8AD86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C25C965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70ABE7C1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del elemento</w:t>
            </w:r>
          </w:p>
        </w:tc>
      </w:tr>
      <w:tr w:rsidR="007145EB" w:rsidRPr="00532F07" w14:paraId="42E52822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7DCDE6A" w14:textId="77777777" w:rsidR="007145EB" w:rsidRPr="00DB0145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Brand</w:t>
            </w:r>
          </w:p>
        </w:tc>
        <w:tc>
          <w:tcPr>
            <w:tcW w:w="454" w:type="dxa"/>
            <w:shd w:val="clear" w:color="auto" w:fill="auto"/>
          </w:tcPr>
          <w:p w14:paraId="1F4D7D40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ACAB393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D57F880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Marca del elemento</w:t>
            </w:r>
          </w:p>
        </w:tc>
      </w:tr>
      <w:tr w:rsidR="007145EB" w:rsidRPr="00532F07" w14:paraId="792E61B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C416DD3" w14:textId="77777777" w:rsidR="007145EB" w:rsidRPr="00DB0145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Model</w:t>
            </w:r>
          </w:p>
        </w:tc>
        <w:tc>
          <w:tcPr>
            <w:tcW w:w="454" w:type="dxa"/>
            <w:shd w:val="clear" w:color="auto" w:fill="auto"/>
          </w:tcPr>
          <w:p w14:paraId="251F30D0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8A06A76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7D2114F8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del elemento</w:t>
            </w:r>
          </w:p>
        </w:tc>
      </w:tr>
      <w:tr w:rsidR="007145EB" w:rsidRPr="00532F07" w14:paraId="70D120A7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3674116" w14:textId="77777777" w:rsidR="007145EB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Comments</w:t>
            </w:r>
          </w:p>
        </w:tc>
        <w:tc>
          <w:tcPr>
            <w:tcW w:w="454" w:type="dxa"/>
            <w:shd w:val="clear" w:color="auto" w:fill="auto"/>
          </w:tcPr>
          <w:p w14:paraId="2B38A4DD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7196AC8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52252D8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 y observaciones</w:t>
            </w:r>
          </w:p>
        </w:tc>
      </w:tr>
      <w:tr w:rsidR="007145EB" w:rsidRPr="00532F07" w14:paraId="7A59053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1DE8DFF" w14:textId="77777777" w:rsidR="007145EB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PurchaseDate</w:t>
            </w:r>
          </w:p>
        </w:tc>
        <w:tc>
          <w:tcPr>
            <w:tcW w:w="454" w:type="dxa"/>
            <w:shd w:val="clear" w:color="auto" w:fill="auto"/>
          </w:tcPr>
          <w:p w14:paraId="71FA35B1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6EAC123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7001CAE" w14:textId="77777777" w:rsidR="007145EB" w:rsidRPr="00DB0145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0145">
              <w:t>Fecha de compra</w:t>
            </w:r>
          </w:p>
        </w:tc>
      </w:tr>
      <w:tr w:rsidR="007145EB" w:rsidRPr="00532F07" w14:paraId="7584C008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4291BAA" w14:textId="77777777" w:rsidR="007145EB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WarrantyDate</w:t>
            </w:r>
          </w:p>
        </w:tc>
        <w:tc>
          <w:tcPr>
            <w:tcW w:w="454" w:type="dxa"/>
            <w:shd w:val="clear" w:color="auto" w:fill="auto"/>
          </w:tcPr>
          <w:p w14:paraId="78173421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D37BAFE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E0D766B" w14:textId="77777777" w:rsidR="007145EB" w:rsidRPr="00DB0145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garantía</w:t>
            </w:r>
          </w:p>
        </w:tc>
      </w:tr>
      <w:tr w:rsidR="007145EB" w:rsidRPr="00532F07" w14:paraId="51E937B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0C7F8F5" w14:textId="77777777" w:rsidR="007145EB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Price</w:t>
            </w:r>
          </w:p>
        </w:tc>
        <w:tc>
          <w:tcPr>
            <w:tcW w:w="454" w:type="dxa"/>
            <w:shd w:val="clear" w:color="auto" w:fill="auto"/>
          </w:tcPr>
          <w:p w14:paraId="12A680D6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8A93D34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F9DC05B" w14:textId="77777777" w:rsidR="007145EB" w:rsidRDefault="007145E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</w:t>
            </w:r>
          </w:p>
        </w:tc>
      </w:tr>
      <w:tr w:rsidR="007145EB" w:rsidRPr="00532F07" w14:paraId="5F393C3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B0A4E36" w14:textId="77777777" w:rsidR="007145EB" w:rsidRDefault="007145EB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Asset</w:t>
            </w:r>
          </w:p>
        </w:tc>
        <w:tc>
          <w:tcPr>
            <w:tcW w:w="454" w:type="dxa"/>
            <w:shd w:val="clear" w:color="auto" w:fill="auto"/>
          </w:tcPr>
          <w:p w14:paraId="55676C18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BAAC5EF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1784D45" w14:textId="77777777" w:rsidR="007145EB" w:rsidRDefault="007145E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Indicador de activo contable</w:t>
            </w:r>
          </w:p>
        </w:tc>
      </w:tr>
    </w:tbl>
    <w:p w14:paraId="630725C4" w14:textId="4866B682" w:rsidR="00ED7EB0" w:rsidRDefault="00ED7EB0" w:rsidP="00ED7EB0">
      <w:pPr>
        <w:pStyle w:val="Ttulo2"/>
      </w:pPr>
      <w:bookmarkStart w:id="814" w:name="_Toc128925241"/>
      <w:bookmarkStart w:id="815" w:name="_Toc123552897"/>
      <w:bookmarkEnd w:id="809"/>
      <w:r>
        <w:t>Tipo de documento de edificio.</w:t>
      </w:r>
      <w:bookmarkEnd w:id="814"/>
    </w:p>
    <w:p w14:paraId="2440CA90" w14:textId="3932D307" w:rsidR="00ED7EB0" w:rsidRPr="004D2362" w:rsidRDefault="00ED7EB0" w:rsidP="00ED7EB0">
      <w:r>
        <w:t>Categorización de los tipos de documentos que se pueden asociar a un edificio.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ED7EB0" w:rsidRPr="00202134" w14:paraId="12B8B310" w14:textId="77777777" w:rsidTr="00B4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64A7C18A" w14:textId="36389BEC" w:rsidR="00ED7EB0" w:rsidRPr="00202134" w:rsidRDefault="00ED7EB0" w:rsidP="00B46871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BuildingDocType</w:t>
            </w:r>
          </w:p>
        </w:tc>
      </w:tr>
      <w:tr w:rsidR="00ED7EB0" w:rsidRPr="003872F5" w14:paraId="0531565C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2BA1DD1" w14:textId="77777777" w:rsidR="00ED7EB0" w:rsidRPr="003872F5" w:rsidRDefault="00ED7EB0" w:rsidP="00B46871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16ACD2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F0E296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D7EB0" w:rsidRPr="00532F07" w14:paraId="0C17E3A3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0CAADEF" w14:textId="34C28EBE" w:rsidR="00ED7EB0" w:rsidRPr="00344BB2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54" w:type="dxa"/>
            <w:shd w:val="clear" w:color="auto" w:fill="auto"/>
          </w:tcPr>
          <w:p w14:paraId="0A7F919A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B018A60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5265F03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documento</w:t>
            </w:r>
          </w:p>
        </w:tc>
      </w:tr>
    </w:tbl>
    <w:p w14:paraId="19A6A094" w14:textId="461CA12B" w:rsidR="00ED7EB0" w:rsidRDefault="00ED7EB0" w:rsidP="00ED7EB0">
      <w:pPr>
        <w:pStyle w:val="Ttulo2"/>
      </w:pPr>
      <w:bookmarkStart w:id="816" w:name="_Toc128925242"/>
      <w:r>
        <w:t>Documento de edificio.</w:t>
      </w:r>
      <w:bookmarkEnd w:id="816"/>
    </w:p>
    <w:p w14:paraId="286B1420" w14:textId="0A0AB13A" w:rsidR="00ED7EB0" w:rsidRPr="004D2362" w:rsidRDefault="00ED7EB0" w:rsidP="00ED7EB0">
      <w:r>
        <w:t>Documentos asociados a un edificio. Un edificio puede tener varios documentos.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ED7EB0" w:rsidRPr="00202134" w14:paraId="42558900" w14:textId="77777777" w:rsidTr="00B4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2EEFD89B" w14:textId="5C73A24B" w:rsidR="00ED7EB0" w:rsidRPr="00202134" w:rsidRDefault="00ED7EB0" w:rsidP="00B46871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BuildingDocument</w:t>
            </w:r>
          </w:p>
        </w:tc>
      </w:tr>
      <w:tr w:rsidR="00ED7EB0" w:rsidRPr="003872F5" w14:paraId="44EBAE39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675A4E8" w14:textId="77777777" w:rsidR="00ED7EB0" w:rsidRPr="003872F5" w:rsidRDefault="00ED7EB0" w:rsidP="00B46871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A44454D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237FD4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D7EB0" w:rsidRPr="00532F07" w14:paraId="132CC744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087A21E" w14:textId="020C6ED7" w:rsidR="00ED7EB0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0E631179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09A207C2" w14:textId="10E99ED1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92" w:type="dxa"/>
            <w:shd w:val="clear" w:color="auto" w:fill="auto"/>
          </w:tcPr>
          <w:p w14:paraId="281044D1" w14:textId="30D3F6C0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edificio</w:t>
            </w:r>
          </w:p>
        </w:tc>
      </w:tr>
      <w:tr w:rsidR="00ED7EB0" w:rsidRPr="00532F07" w14:paraId="72D676EB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7E53E2A" w14:textId="05C5CF01" w:rsidR="00ED7EB0" w:rsidRPr="00344BB2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BuildingDocTypeId</w:t>
            </w:r>
          </w:p>
        </w:tc>
        <w:tc>
          <w:tcPr>
            <w:tcW w:w="454" w:type="dxa"/>
            <w:shd w:val="clear" w:color="auto" w:fill="auto"/>
          </w:tcPr>
          <w:p w14:paraId="708EAF84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CF04820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documento</w:t>
            </w:r>
          </w:p>
        </w:tc>
        <w:tc>
          <w:tcPr>
            <w:tcW w:w="4492" w:type="dxa"/>
            <w:shd w:val="clear" w:color="auto" w:fill="auto"/>
          </w:tcPr>
          <w:p w14:paraId="190BC021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documento</w:t>
            </w:r>
          </w:p>
        </w:tc>
      </w:tr>
      <w:tr w:rsidR="00ED7EB0" w:rsidRPr="00532F07" w14:paraId="369C7D94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89D19C5" w14:textId="77777777" w:rsidR="00ED7EB0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Document</w:t>
            </w:r>
          </w:p>
        </w:tc>
        <w:tc>
          <w:tcPr>
            <w:tcW w:w="454" w:type="dxa"/>
            <w:shd w:val="clear" w:color="auto" w:fill="auto"/>
          </w:tcPr>
          <w:p w14:paraId="2DF272E9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92F0E0A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D3A74B8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documento, PDF, imagen…</w:t>
            </w:r>
          </w:p>
        </w:tc>
      </w:tr>
      <w:tr w:rsidR="00ED7EB0" w:rsidRPr="00532F07" w14:paraId="0EA3C5E1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C8A5C3A" w14:textId="77777777" w:rsidR="00ED7EB0" w:rsidRPr="003A0DA8" w:rsidRDefault="00ED7EB0" w:rsidP="00B46871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454" w:type="dxa"/>
            <w:shd w:val="clear" w:color="auto" w:fill="auto"/>
          </w:tcPr>
          <w:p w14:paraId="5300DF28" w14:textId="77777777" w:rsidR="00ED7EB0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37DE350" w14:textId="77777777" w:rsidR="00ED7EB0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F864F79" w14:textId="77777777" w:rsidR="00ED7EB0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 u observaciones</w:t>
            </w:r>
          </w:p>
        </w:tc>
      </w:tr>
    </w:tbl>
    <w:p w14:paraId="52B181C4" w14:textId="59F2D841" w:rsidR="007A0B84" w:rsidRPr="003E33A6" w:rsidRDefault="007A0B84" w:rsidP="007A0B84">
      <w:pPr>
        <w:pStyle w:val="Ttulo2"/>
        <w:rPr>
          <w:ins w:id="817" w:author="Alejandro André" w:date="2023-03-01T12:30:00Z"/>
        </w:rPr>
      </w:pPr>
      <w:bookmarkStart w:id="818" w:name="_Toc128925243"/>
      <w:ins w:id="819" w:author="Alejandro André" w:date="2023-03-01T12:30:00Z">
        <w:r>
          <w:lastRenderedPageBreak/>
          <w:t>Indisponibilidad.</w:t>
        </w:r>
        <w:bookmarkEnd w:id="818"/>
      </w:ins>
    </w:p>
    <w:p w14:paraId="7ECC1C2F" w14:textId="4FD67957" w:rsidR="007A0B84" w:rsidRDefault="007A0B84" w:rsidP="007A0B84">
      <w:pPr>
        <w:pStyle w:val="Prrafo"/>
        <w:rPr>
          <w:ins w:id="820" w:author="Alejandro André" w:date="2023-03-01T12:30:00Z"/>
        </w:rPr>
      </w:pPr>
      <w:bookmarkStart w:id="821" w:name="OLE_LINK1"/>
      <w:ins w:id="822" w:author="Alejandro André" w:date="2023-03-01T12:30:00Z">
        <w:r>
          <w:t>Periodos de indisponibili</w:t>
        </w:r>
      </w:ins>
      <w:ins w:id="823" w:author="Alejandro André" w:date="2023-03-01T12:31:00Z">
        <w:r>
          <w:t>dad del recurso</w:t>
        </w:r>
      </w:ins>
      <w:bookmarkEnd w:id="821"/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475"/>
        <w:gridCol w:w="2226"/>
        <w:gridCol w:w="3962"/>
      </w:tblGrid>
      <w:tr w:rsidR="007A0B84" w:rsidRPr="00202134" w14:paraId="0C1AE58C" w14:textId="77777777" w:rsidTr="00AD5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824" w:author="Alejandro André" w:date="2023-03-01T12:3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 w:themeFill="accent3" w:themeFillTint="99"/>
          </w:tcPr>
          <w:p w14:paraId="77622B0F" w14:textId="5E171406" w:rsidR="007A0B84" w:rsidRPr="00202134" w:rsidRDefault="007A0B84" w:rsidP="00AD56BA">
            <w:pPr>
              <w:pStyle w:val="Prrafo"/>
              <w:rPr>
                <w:ins w:id="825" w:author="Alejandro André" w:date="2023-03-01T12:30:00Z"/>
                <w:noProof/>
                <w:color w:val="auto"/>
              </w:rPr>
            </w:pPr>
            <w:ins w:id="826" w:author="Alejandro André" w:date="2023-03-01T12:30:00Z">
              <w:r w:rsidRPr="00202134">
                <w:rPr>
                  <w:noProof/>
                  <w:color w:val="auto"/>
                </w:rPr>
                <w:t>Resource</w:t>
              </w:r>
            </w:ins>
            <w:ins w:id="827" w:author="Alejandro André" w:date="2023-03-01T12:31:00Z">
              <w:r>
                <w:rPr>
                  <w:noProof/>
                  <w:color w:val="auto"/>
                </w:rPr>
                <w:t>Availability</w:t>
              </w:r>
            </w:ins>
          </w:p>
        </w:tc>
      </w:tr>
      <w:tr w:rsidR="007A0B84" w:rsidRPr="003872F5" w14:paraId="0758BBEF" w14:textId="77777777" w:rsidTr="00AD5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28" w:author="Alejandro André" w:date="2023-03-01T12:3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EE4F283" w14:textId="77777777" w:rsidR="007A0B84" w:rsidRPr="003872F5" w:rsidRDefault="007A0B84" w:rsidP="00AD56BA">
            <w:pPr>
              <w:pStyle w:val="Celda"/>
              <w:rPr>
                <w:ins w:id="829" w:author="Alejandro André" w:date="2023-03-01T12:30:00Z"/>
              </w:rPr>
            </w:pPr>
            <w:ins w:id="830" w:author="Alejandro André" w:date="2023-03-01T12:30:00Z">
              <w:r w:rsidRPr="003872F5">
                <w:t>Campo</w:t>
              </w:r>
            </w:ins>
          </w:p>
        </w:tc>
        <w:tc>
          <w:tcPr>
            <w:tcW w:w="222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03896CF" w14:textId="77777777" w:rsidR="007A0B84" w:rsidRPr="003872F5" w:rsidRDefault="007A0B84" w:rsidP="00AD56B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1" w:author="Alejandro André" w:date="2023-03-01T12:30:00Z"/>
                <w:b/>
              </w:rPr>
            </w:pPr>
            <w:ins w:id="832" w:author="Alejandro André" w:date="2023-03-01T12:30:00Z">
              <w:r>
                <w:rPr>
                  <w:b/>
                </w:rPr>
                <w:t>Relaciones</w:t>
              </w:r>
            </w:ins>
          </w:p>
        </w:tc>
        <w:tc>
          <w:tcPr>
            <w:tcW w:w="396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FE4990" w14:textId="77777777" w:rsidR="007A0B84" w:rsidRPr="003872F5" w:rsidRDefault="007A0B84" w:rsidP="00AD56B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33" w:author="Alejandro André" w:date="2023-03-01T12:30:00Z"/>
                <w:b/>
              </w:rPr>
            </w:pPr>
            <w:ins w:id="834" w:author="Alejandro André" w:date="2023-03-01T12:30:00Z">
              <w:r w:rsidRPr="003872F5">
                <w:rPr>
                  <w:b/>
                </w:rPr>
                <w:t>Descripción</w:t>
              </w:r>
            </w:ins>
          </w:p>
        </w:tc>
      </w:tr>
      <w:tr w:rsidR="007A0B84" w:rsidRPr="00532F07" w14:paraId="3A63F5EF" w14:textId="77777777" w:rsidTr="00AD56BA">
        <w:trPr>
          <w:ins w:id="835" w:author="Alejandro André" w:date="2023-03-01T12:3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722E7026" w14:textId="77777777" w:rsidR="007A0B84" w:rsidRPr="00344BB2" w:rsidRDefault="007A0B84" w:rsidP="00AD56BA">
            <w:pPr>
              <w:pStyle w:val="Celda"/>
              <w:rPr>
                <w:ins w:id="836" w:author="Alejandro André" w:date="2023-03-01T12:30:00Z"/>
                <w:b w:val="0"/>
              </w:rPr>
            </w:pPr>
            <w:ins w:id="837" w:author="Alejandro André" w:date="2023-03-01T12:30:00Z">
              <w:r>
                <w:rPr>
                  <w:b w:val="0"/>
                </w:rPr>
                <w:t>ResourceId</w:t>
              </w:r>
            </w:ins>
          </w:p>
        </w:tc>
        <w:tc>
          <w:tcPr>
            <w:tcW w:w="475" w:type="dxa"/>
            <w:shd w:val="clear" w:color="auto" w:fill="auto"/>
          </w:tcPr>
          <w:p w14:paraId="7A916813" w14:textId="77777777" w:rsidR="007A0B84" w:rsidRPr="003872F5" w:rsidRDefault="007A0B84" w:rsidP="00AD56B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38" w:author="Alejandro André" w:date="2023-03-01T12:30:00Z"/>
                <w:b/>
              </w:rPr>
            </w:pPr>
            <w:ins w:id="839" w:author="Alejandro André" w:date="2023-03-01T12:30:00Z">
              <w:r>
                <w:rPr>
                  <w:b/>
                </w:rPr>
                <w:t>FK</w:t>
              </w:r>
            </w:ins>
          </w:p>
        </w:tc>
        <w:tc>
          <w:tcPr>
            <w:tcW w:w="2226" w:type="dxa"/>
            <w:shd w:val="clear" w:color="auto" w:fill="auto"/>
          </w:tcPr>
          <w:p w14:paraId="37528DED" w14:textId="77777777" w:rsidR="007A0B84" w:rsidRPr="003872F5" w:rsidRDefault="007A0B84" w:rsidP="00AD56B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0" w:author="Alejandro André" w:date="2023-03-01T12:30:00Z"/>
              </w:rPr>
            </w:pPr>
            <w:ins w:id="841" w:author="Alejandro André" w:date="2023-03-01T12:30:00Z">
              <w:r>
                <w:t>Recurso</w:t>
              </w:r>
            </w:ins>
          </w:p>
        </w:tc>
        <w:tc>
          <w:tcPr>
            <w:tcW w:w="3962" w:type="dxa"/>
            <w:shd w:val="clear" w:color="auto" w:fill="auto"/>
          </w:tcPr>
          <w:p w14:paraId="751B7BA9" w14:textId="77777777" w:rsidR="007A0B84" w:rsidRPr="003872F5" w:rsidRDefault="007A0B84" w:rsidP="00AD56B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2" w:author="Alejandro André" w:date="2023-03-01T12:30:00Z"/>
              </w:rPr>
            </w:pPr>
            <w:ins w:id="843" w:author="Alejandro André" w:date="2023-03-01T12:30:00Z">
              <w:r>
                <w:t>Identificador del recurso</w:t>
              </w:r>
            </w:ins>
          </w:p>
        </w:tc>
      </w:tr>
      <w:tr w:rsidR="007A0B84" w:rsidRPr="00532F07" w14:paraId="3C983C33" w14:textId="77777777" w:rsidTr="00AD5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44" w:author="Alejandro André" w:date="2023-03-01T12:3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27DEAF43" w14:textId="3DFBA626" w:rsidR="007A0B84" w:rsidRPr="00344BB2" w:rsidRDefault="007A0B84" w:rsidP="00AD56BA">
            <w:pPr>
              <w:pStyle w:val="Celda"/>
              <w:rPr>
                <w:ins w:id="845" w:author="Alejandro André" w:date="2023-03-01T12:30:00Z"/>
                <w:b w:val="0"/>
              </w:rPr>
            </w:pPr>
            <w:ins w:id="846" w:author="Alejandro André" w:date="2023-03-01T12:31:00Z">
              <w:r>
                <w:rPr>
                  <w:b w:val="0"/>
                </w:rPr>
                <w:t>StatusId</w:t>
              </w:r>
            </w:ins>
          </w:p>
        </w:tc>
        <w:tc>
          <w:tcPr>
            <w:tcW w:w="475" w:type="dxa"/>
            <w:shd w:val="clear" w:color="auto" w:fill="auto"/>
          </w:tcPr>
          <w:p w14:paraId="24F66439" w14:textId="77777777" w:rsidR="007A0B84" w:rsidRDefault="007A0B84" w:rsidP="00AD56B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7" w:author="Alejandro André" w:date="2023-03-01T12:30:00Z"/>
                <w:b/>
              </w:rPr>
            </w:pPr>
            <w:ins w:id="848" w:author="Alejandro André" w:date="2023-03-01T12:30:00Z">
              <w:r>
                <w:rPr>
                  <w:b/>
                </w:rPr>
                <w:t>FK</w:t>
              </w:r>
            </w:ins>
          </w:p>
        </w:tc>
        <w:tc>
          <w:tcPr>
            <w:tcW w:w="2226" w:type="dxa"/>
            <w:shd w:val="clear" w:color="auto" w:fill="auto"/>
          </w:tcPr>
          <w:p w14:paraId="1B6FB21B" w14:textId="0F8DB3F7" w:rsidR="007A0B84" w:rsidRPr="003872F5" w:rsidRDefault="007A0B84" w:rsidP="00AD56B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49" w:author="Alejandro André" w:date="2023-03-01T12:30:00Z"/>
              </w:rPr>
            </w:pPr>
            <w:ins w:id="850" w:author="Alejandro André" w:date="2023-03-01T12:31:00Z">
              <w:r>
                <w:t>Estado</w:t>
              </w:r>
            </w:ins>
          </w:p>
        </w:tc>
        <w:tc>
          <w:tcPr>
            <w:tcW w:w="3962" w:type="dxa"/>
            <w:shd w:val="clear" w:color="auto" w:fill="auto"/>
          </w:tcPr>
          <w:p w14:paraId="27106FA8" w14:textId="009AF9AA" w:rsidR="007A0B84" w:rsidRDefault="007A0B84" w:rsidP="00AD56BA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51" w:author="Alejandro André" w:date="2023-03-01T12:30:00Z"/>
              </w:rPr>
            </w:pPr>
            <w:ins w:id="852" w:author="Alejandro André" w:date="2023-03-01T12:30:00Z">
              <w:r>
                <w:t xml:space="preserve">Identificador del tipo de </w:t>
              </w:r>
            </w:ins>
            <w:ins w:id="853" w:author="Alejandro André" w:date="2023-03-01T12:31:00Z">
              <w:r>
                <w:t>indisponibilidad</w:t>
              </w:r>
            </w:ins>
          </w:p>
        </w:tc>
      </w:tr>
      <w:tr w:rsidR="007A0B84" w:rsidRPr="00532F07" w14:paraId="5A176594" w14:textId="77777777" w:rsidTr="00AD56BA">
        <w:trPr>
          <w:ins w:id="854" w:author="Alejandro André" w:date="2023-03-01T12:3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04BF4E91" w14:textId="16E466EF" w:rsidR="007A0B84" w:rsidRDefault="007A0B84" w:rsidP="007A0B84">
            <w:pPr>
              <w:pStyle w:val="Celda"/>
              <w:rPr>
                <w:ins w:id="855" w:author="Alejandro André" w:date="2023-03-01T12:31:00Z"/>
                <w:b w:val="0"/>
              </w:rPr>
            </w:pPr>
            <w:ins w:id="856" w:author="Alejandro André" w:date="2023-03-01T12:31:00Z">
              <w:r>
                <w:rPr>
                  <w:b w:val="0"/>
                </w:rPr>
                <w:t>DateFrom</w:t>
              </w:r>
            </w:ins>
          </w:p>
        </w:tc>
        <w:tc>
          <w:tcPr>
            <w:tcW w:w="475" w:type="dxa"/>
            <w:shd w:val="clear" w:color="auto" w:fill="auto"/>
          </w:tcPr>
          <w:p w14:paraId="3A35D4DC" w14:textId="77777777" w:rsidR="007A0B84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7" w:author="Alejandro André" w:date="2023-03-01T12:31:00Z"/>
                <w:b/>
              </w:rPr>
            </w:pPr>
          </w:p>
        </w:tc>
        <w:tc>
          <w:tcPr>
            <w:tcW w:w="2226" w:type="dxa"/>
            <w:shd w:val="clear" w:color="auto" w:fill="auto"/>
          </w:tcPr>
          <w:p w14:paraId="3E33E100" w14:textId="77777777" w:rsidR="007A0B84" w:rsidRPr="003872F5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8" w:author="Alejandro André" w:date="2023-03-01T12:31:00Z"/>
              </w:rPr>
            </w:pPr>
          </w:p>
        </w:tc>
        <w:tc>
          <w:tcPr>
            <w:tcW w:w="3962" w:type="dxa"/>
            <w:shd w:val="clear" w:color="auto" w:fill="auto"/>
          </w:tcPr>
          <w:p w14:paraId="674B981C" w14:textId="45FA7A7E" w:rsidR="007A0B84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59" w:author="Alejandro André" w:date="2023-03-01T12:31:00Z"/>
              </w:rPr>
            </w:pPr>
            <w:ins w:id="860" w:author="Alejandro André" w:date="2023-03-01T12:31:00Z">
              <w:r>
                <w:t>Fecha de inicio no disponible (inclu</w:t>
              </w:r>
            </w:ins>
            <w:ins w:id="861" w:author="Alejandro André" w:date="2023-03-01T12:32:00Z">
              <w:r>
                <w:t>ida)</w:t>
              </w:r>
            </w:ins>
          </w:p>
        </w:tc>
      </w:tr>
      <w:tr w:rsidR="007A0B84" w:rsidRPr="00532F07" w14:paraId="13D53BD8" w14:textId="77777777" w:rsidTr="00AD5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862" w:author="Alejandro André" w:date="2023-03-01T12:3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198F51C4" w14:textId="463026E7" w:rsidR="007A0B84" w:rsidRDefault="007A0B84" w:rsidP="007A0B84">
            <w:pPr>
              <w:pStyle w:val="Celda"/>
              <w:rPr>
                <w:ins w:id="863" w:author="Alejandro André" w:date="2023-03-01T12:31:00Z"/>
                <w:b w:val="0"/>
              </w:rPr>
            </w:pPr>
            <w:ins w:id="864" w:author="Alejandro André" w:date="2023-03-01T12:32:00Z">
              <w:r>
                <w:rPr>
                  <w:b w:val="0"/>
                </w:rPr>
                <w:t>DateTo</w:t>
              </w:r>
            </w:ins>
          </w:p>
        </w:tc>
        <w:tc>
          <w:tcPr>
            <w:tcW w:w="475" w:type="dxa"/>
            <w:shd w:val="clear" w:color="auto" w:fill="auto"/>
          </w:tcPr>
          <w:p w14:paraId="2A408646" w14:textId="77777777" w:rsidR="007A0B84" w:rsidRDefault="007A0B84" w:rsidP="007A0B8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65" w:author="Alejandro André" w:date="2023-03-01T12:31:00Z"/>
                <w:b/>
              </w:rPr>
            </w:pPr>
          </w:p>
        </w:tc>
        <w:tc>
          <w:tcPr>
            <w:tcW w:w="2226" w:type="dxa"/>
            <w:shd w:val="clear" w:color="auto" w:fill="auto"/>
          </w:tcPr>
          <w:p w14:paraId="086BFC81" w14:textId="77777777" w:rsidR="007A0B84" w:rsidRPr="003872F5" w:rsidRDefault="007A0B84" w:rsidP="007A0B8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66" w:author="Alejandro André" w:date="2023-03-01T12:31:00Z"/>
              </w:rPr>
            </w:pPr>
          </w:p>
        </w:tc>
        <w:tc>
          <w:tcPr>
            <w:tcW w:w="3962" w:type="dxa"/>
            <w:shd w:val="clear" w:color="auto" w:fill="auto"/>
          </w:tcPr>
          <w:p w14:paraId="31C2A8DF" w14:textId="5F455614" w:rsidR="007A0B84" w:rsidRDefault="007A0B84" w:rsidP="007A0B8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867" w:author="Alejandro André" w:date="2023-03-01T12:31:00Z"/>
              </w:rPr>
            </w:pPr>
            <w:ins w:id="868" w:author="Alejandro André" w:date="2023-03-01T12:32:00Z">
              <w:r>
                <w:t>Fecha de fin no disponible (incluida)</w:t>
              </w:r>
            </w:ins>
          </w:p>
        </w:tc>
      </w:tr>
      <w:tr w:rsidR="007A0B84" w:rsidRPr="00532F07" w14:paraId="0EC96D95" w14:textId="77777777" w:rsidTr="00AD56BA">
        <w:trPr>
          <w:ins w:id="869" w:author="Alejandro André" w:date="2023-03-01T12:3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  <w:shd w:val="clear" w:color="auto" w:fill="auto"/>
          </w:tcPr>
          <w:p w14:paraId="374A44E6" w14:textId="3C4289CB" w:rsidR="007A0B84" w:rsidRDefault="007A0B84" w:rsidP="007A0B84">
            <w:pPr>
              <w:pStyle w:val="Celda"/>
              <w:rPr>
                <w:ins w:id="870" w:author="Alejandro André" w:date="2023-03-01T12:30:00Z"/>
                <w:b w:val="0"/>
              </w:rPr>
            </w:pPr>
            <w:ins w:id="871" w:author="Alejandro André" w:date="2023-03-01T12:31:00Z">
              <w:r>
                <w:rPr>
                  <w:b w:val="0"/>
                </w:rPr>
                <w:t>Description</w:t>
              </w:r>
            </w:ins>
          </w:p>
        </w:tc>
        <w:tc>
          <w:tcPr>
            <w:tcW w:w="475" w:type="dxa"/>
            <w:shd w:val="clear" w:color="auto" w:fill="auto"/>
          </w:tcPr>
          <w:p w14:paraId="3741F343" w14:textId="77777777" w:rsidR="007A0B84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2" w:author="Alejandro André" w:date="2023-03-01T12:30:00Z"/>
                <w:b/>
              </w:rPr>
            </w:pPr>
          </w:p>
        </w:tc>
        <w:tc>
          <w:tcPr>
            <w:tcW w:w="2226" w:type="dxa"/>
            <w:shd w:val="clear" w:color="auto" w:fill="auto"/>
          </w:tcPr>
          <w:p w14:paraId="781E24A8" w14:textId="77777777" w:rsidR="007A0B84" w:rsidRPr="003872F5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3" w:author="Alejandro André" w:date="2023-03-01T12:30:00Z"/>
              </w:rPr>
            </w:pPr>
          </w:p>
        </w:tc>
        <w:tc>
          <w:tcPr>
            <w:tcW w:w="3962" w:type="dxa"/>
            <w:shd w:val="clear" w:color="auto" w:fill="auto"/>
          </w:tcPr>
          <w:p w14:paraId="377140A3" w14:textId="591FE8D7" w:rsidR="007A0B84" w:rsidRDefault="007A0B84" w:rsidP="007A0B8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74" w:author="Alejandro André" w:date="2023-03-01T12:30:00Z"/>
              </w:rPr>
            </w:pPr>
            <w:ins w:id="875" w:author="Alejandro André" w:date="2023-03-01T12:32:00Z">
              <w:r>
                <w:t>Causa/Detalles</w:t>
              </w:r>
            </w:ins>
          </w:p>
        </w:tc>
      </w:tr>
    </w:tbl>
    <w:p w14:paraId="6C12E3A2" w14:textId="6749A74C" w:rsidR="00A33632" w:rsidRDefault="00D52794" w:rsidP="00FF2668">
      <w:pPr>
        <w:pStyle w:val="Ttulo1"/>
      </w:pPr>
      <w:bookmarkStart w:id="876" w:name="_Toc128925244"/>
      <w:r>
        <w:lastRenderedPageBreak/>
        <w:t>Precios</w:t>
      </w:r>
      <w:r w:rsidR="00A33632">
        <w:t>.</w:t>
      </w:r>
      <w:bookmarkEnd w:id="876"/>
    </w:p>
    <w:p w14:paraId="54C73CB3" w14:textId="77777777" w:rsidR="007325D7" w:rsidRPr="007325D7" w:rsidRDefault="007325D7" w:rsidP="00B00F5E"/>
    <w:p w14:paraId="6EDC8B83" w14:textId="66388106" w:rsidR="009C132C" w:rsidRDefault="007325D7" w:rsidP="009C132C">
      <w:r>
        <w:rPr>
          <w:noProof/>
        </w:rPr>
        <w:drawing>
          <wp:inline distT="0" distB="0" distL="0" distR="0" wp14:anchorId="71B42F0B" wp14:editId="04A4A6BE">
            <wp:extent cx="5759450" cy="3880485"/>
            <wp:effectExtent l="0" t="0" r="0" b="5715"/>
            <wp:docPr id="10" name="Imagen 10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Una captura de pantalla de una computador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A506" w14:textId="77777777" w:rsidR="009C132C" w:rsidRPr="009C132C" w:rsidRDefault="009C132C" w:rsidP="000634EB"/>
    <w:p w14:paraId="0DC64803" w14:textId="7BC9D513" w:rsidR="006458CF" w:rsidRPr="003E33A6" w:rsidRDefault="006458CF" w:rsidP="00911D0E">
      <w:pPr>
        <w:pStyle w:val="Ttulo2"/>
      </w:pPr>
      <w:bookmarkStart w:id="877" w:name="_Toc128925245"/>
      <w:r>
        <w:t>Tarifa.</w:t>
      </w:r>
      <w:bookmarkEnd w:id="815"/>
      <w:bookmarkEnd w:id="877"/>
    </w:p>
    <w:p w14:paraId="0AC552FD" w14:textId="4B183EAA" w:rsidR="006458CF" w:rsidRDefault="006458CF" w:rsidP="006458CF">
      <w:pPr>
        <w:pStyle w:val="Prrafo"/>
      </w:pPr>
      <w:r>
        <w:t>Niveles de precio de los activos.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6458CF" w:rsidRPr="00202134" w14:paraId="5329B145" w14:textId="77777777" w:rsidTr="00A33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4F0D7AB8" w14:textId="3E873118" w:rsidR="006458CF" w:rsidRPr="00202134" w:rsidRDefault="00097AED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Pricing</w:t>
            </w:r>
            <w:r w:rsidR="006458CF">
              <w:rPr>
                <w:noProof/>
                <w:color w:val="auto"/>
              </w:rPr>
              <w:t>Rate</w:t>
            </w:r>
          </w:p>
        </w:tc>
      </w:tr>
      <w:tr w:rsidR="006458CF" w:rsidRPr="003872F5" w14:paraId="440AD90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828866" w14:textId="77777777" w:rsidR="006458CF" w:rsidRPr="003872F5" w:rsidRDefault="006458CF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7B76CDA" w14:textId="77777777" w:rsidR="006458CF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D798BA" w14:textId="77777777" w:rsidR="006458CF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458CF" w:rsidRPr="00532F07" w14:paraId="56C4A54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F3474E9" w14:textId="6D80A6F6" w:rsidR="006458CF" w:rsidRPr="00344BB2" w:rsidRDefault="0035286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54" w:type="dxa"/>
            <w:shd w:val="clear" w:color="auto" w:fill="auto"/>
          </w:tcPr>
          <w:p w14:paraId="4A75F9F1" w14:textId="77777777" w:rsidR="006458CF" w:rsidRPr="003872F5" w:rsidRDefault="006458C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B027096" w14:textId="77777777" w:rsidR="006458CF" w:rsidRPr="003872F5" w:rsidRDefault="006458C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7A602C3" w14:textId="77777777" w:rsidR="006458CF" w:rsidRPr="003872F5" w:rsidRDefault="006458C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Clave de la tarifa</w:t>
            </w:r>
          </w:p>
        </w:tc>
      </w:tr>
      <w:tr w:rsidR="006458CF" w:rsidRPr="00532F07" w14:paraId="4203C14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10504E8" w14:textId="77777777" w:rsidR="006458CF" w:rsidRPr="00344BB2" w:rsidRDefault="006458CF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54" w:type="dxa"/>
            <w:shd w:val="clear" w:color="auto" w:fill="auto"/>
          </w:tcPr>
          <w:p w14:paraId="489A2501" w14:textId="77777777" w:rsidR="006458CF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C8A6058" w14:textId="77777777" w:rsidR="006458CF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39EE6A9" w14:textId="77777777" w:rsidR="006458CF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tarifa</w:t>
            </w:r>
          </w:p>
        </w:tc>
      </w:tr>
      <w:tr w:rsidR="00052558" w:rsidRPr="00532F07" w14:paraId="022CF02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3E02F73" w14:textId="4E164EFC" w:rsidR="00052558" w:rsidRDefault="00052558" w:rsidP="00C65818">
            <w:pPr>
              <w:pStyle w:val="Celda"/>
            </w:pPr>
            <w:r>
              <w:t>Multiplier</w:t>
            </w:r>
          </w:p>
        </w:tc>
        <w:tc>
          <w:tcPr>
            <w:tcW w:w="454" w:type="dxa"/>
            <w:shd w:val="clear" w:color="auto" w:fill="auto"/>
          </w:tcPr>
          <w:p w14:paraId="6A891A61" w14:textId="77777777" w:rsidR="00052558" w:rsidRPr="003872F5" w:rsidRDefault="0005255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8C5DFA5" w14:textId="77777777" w:rsidR="00052558" w:rsidRPr="003872F5" w:rsidRDefault="0005255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A217FB4" w14:textId="405E389A" w:rsidR="00052558" w:rsidRDefault="0005255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Multiplicador valor precios</w:t>
            </w:r>
          </w:p>
        </w:tc>
      </w:tr>
    </w:tbl>
    <w:p w14:paraId="3478A73F" w14:textId="77777777" w:rsidR="00B00F5E" w:rsidRDefault="00B00F5E" w:rsidP="00B00F5E">
      <w:pPr>
        <w:pStyle w:val="Prrafo"/>
      </w:pPr>
      <w:bookmarkStart w:id="878" w:name="_Toc123552898"/>
    </w:p>
    <w:p w14:paraId="631FAE90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64CC5E3E" w14:textId="2FC9932B" w:rsidR="00086E87" w:rsidRPr="003E33A6" w:rsidRDefault="009A124A" w:rsidP="00911D0E">
      <w:pPr>
        <w:pStyle w:val="Ttulo2"/>
      </w:pPr>
      <w:bookmarkStart w:id="879" w:name="_Toc128925246"/>
      <w:r>
        <w:lastRenderedPageBreak/>
        <w:t>Precio</w:t>
      </w:r>
      <w:bookmarkEnd w:id="878"/>
      <w:r w:rsidR="00E935AB">
        <w:t>s.</w:t>
      </w:r>
      <w:bookmarkEnd w:id="879"/>
    </w:p>
    <w:p w14:paraId="0F486198" w14:textId="0E5AB00E" w:rsidR="00086E87" w:rsidRDefault="006458CF" w:rsidP="00086E87">
      <w:pPr>
        <w:pStyle w:val="Prrafo"/>
      </w:pPr>
      <w:r>
        <w:t>P</w:t>
      </w:r>
      <w:r w:rsidR="00086E87">
        <w:t>recio</w:t>
      </w:r>
      <w:r w:rsidR="003B7EDC">
        <w:t>s</w:t>
      </w:r>
      <w:r w:rsidR="00086E87">
        <w:t xml:space="preserve"> </w:t>
      </w:r>
      <w:r w:rsidR="000A3428">
        <w:t xml:space="preserve">base </w:t>
      </w:r>
      <w:r w:rsidR="00086E87">
        <w:t>de los activos</w:t>
      </w:r>
      <w:r>
        <w:t xml:space="preserve"> </w:t>
      </w:r>
      <w:r w:rsidR="00FB4D08">
        <w:t xml:space="preserve">por </w:t>
      </w:r>
      <w:r>
        <w:t>cada tipología</w:t>
      </w:r>
      <w:r w:rsidR="000A3428"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086E87" w:rsidRPr="00202134" w14:paraId="0A24D301" w14:textId="77777777" w:rsidTr="00A336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66D4BB5D" w14:textId="4E9DC9BC" w:rsidR="00086E87" w:rsidRPr="00202134" w:rsidRDefault="006458CF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Pricing</w:t>
            </w:r>
            <w:r w:rsidR="00097AED">
              <w:rPr>
                <w:noProof/>
                <w:color w:val="auto"/>
              </w:rPr>
              <w:t>Detail</w:t>
            </w:r>
          </w:p>
        </w:tc>
      </w:tr>
      <w:tr w:rsidR="00086E87" w:rsidRPr="003872F5" w14:paraId="2FBF8B3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1BF7646" w14:textId="77777777" w:rsidR="00086E87" w:rsidRPr="003872F5" w:rsidRDefault="00086E87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9293C03" w14:textId="77777777" w:rsidR="00086E87" w:rsidRPr="003872F5" w:rsidRDefault="00086E8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F01E19" w14:textId="77777777" w:rsidR="00086E87" w:rsidRPr="003872F5" w:rsidRDefault="00086E8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24329" w:rsidRPr="00532F07" w14:paraId="23C2FF9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14A012C" w14:textId="31B70568" w:rsidR="00624329" w:rsidRPr="00344BB2" w:rsidRDefault="00624329" w:rsidP="00624329">
            <w:pPr>
              <w:pStyle w:val="Celda"/>
              <w:rPr>
                <w:b w:val="0"/>
              </w:rPr>
            </w:pPr>
            <w:r>
              <w:rPr>
                <w:b w:val="0"/>
              </w:rPr>
              <w:t>FlatType</w:t>
            </w:r>
          </w:p>
        </w:tc>
        <w:tc>
          <w:tcPr>
            <w:tcW w:w="454" w:type="dxa"/>
            <w:shd w:val="clear" w:color="auto" w:fill="auto"/>
          </w:tcPr>
          <w:p w14:paraId="3F1BE381" w14:textId="77777777" w:rsidR="00624329" w:rsidRPr="003872F5" w:rsidRDefault="00624329" w:rsidP="0062432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BF3A2B5" w14:textId="06DAE20D" w:rsidR="00624329" w:rsidRPr="003872F5" w:rsidRDefault="00624329" w:rsidP="0062432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Tipología de piso</w:t>
            </w:r>
          </w:p>
        </w:tc>
        <w:tc>
          <w:tcPr>
            <w:tcW w:w="4492" w:type="dxa"/>
            <w:shd w:val="clear" w:color="auto" w:fill="auto"/>
          </w:tcPr>
          <w:p w14:paraId="3CB5C13C" w14:textId="2EA1D53B" w:rsidR="00624329" w:rsidRPr="003872F5" w:rsidRDefault="00624329" w:rsidP="0062432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 la tipología de </w:t>
            </w:r>
            <w:r w:rsidR="002732C5">
              <w:t>piso</w:t>
            </w:r>
          </w:p>
        </w:tc>
      </w:tr>
      <w:tr w:rsidR="00086E87" w:rsidRPr="00532F07" w14:paraId="4B65798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24C6045" w14:textId="4FD6DB8F" w:rsidR="00086E87" w:rsidRPr="00344BB2" w:rsidRDefault="00624329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PlaceType</w:t>
            </w:r>
          </w:p>
        </w:tc>
        <w:tc>
          <w:tcPr>
            <w:tcW w:w="454" w:type="dxa"/>
            <w:shd w:val="clear" w:color="auto" w:fill="auto"/>
          </w:tcPr>
          <w:p w14:paraId="2716261D" w14:textId="1B562B67" w:rsidR="00086E87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17C0E15B" w14:textId="1D32AF05" w:rsidR="00086E87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Tipología</w:t>
            </w:r>
            <w:r w:rsidR="00624329">
              <w:t xml:space="preserve"> de plaza</w:t>
            </w:r>
          </w:p>
        </w:tc>
        <w:tc>
          <w:tcPr>
            <w:tcW w:w="4492" w:type="dxa"/>
            <w:shd w:val="clear" w:color="auto" w:fill="auto"/>
          </w:tcPr>
          <w:p w14:paraId="5D922A16" w14:textId="4C4A6EB3" w:rsidR="00086E87" w:rsidRPr="003872F5" w:rsidRDefault="006458C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Identificador de la tipología de </w:t>
            </w:r>
            <w:r w:rsidR="002732C5">
              <w:t>plaza</w:t>
            </w:r>
          </w:p>
        </w:tc>
      </w:tr>
      <w:tr w:rsidR="00086E87" w:rsidRPr="00532F07" w14:paraId="08892F1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EF38988" w14:textId="367DB41E" w:rsidR="00086E87" w:rsidRPr="00344BB2" w:rsidRDefault="00097AE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Rent</w:t>
            </w:r>
            <w:r w:rsidR="006458CF">
              <w:rPr>
                <w:b w:val="0"/>
              </w:rPr>
              <w:t>Short</w:t>
            </w:r>
          </w:p>
        </w:tc>
        <w:tc>
          <w:tcPr>
            <w:tcW w:w="454" w:type="dxa"/>
            <w:shd w:val="clear" w:color="auto" w:fill="auto"/>
          </w:tcPr>
          <w:p w14:paraId="2FEFF24F" w14:textId="77777777" w:rsidR="00086E87" w:rsidRDefault="00086E8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32F9A9E" w14:textId="77777777" w:rsidR="00086E87" w:rsidRPr="003872F5" w:rsidRDefault="00086E8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744B51AC" w14:textId="27CB65A7" w:rsidR="00086E87" w:rsidRDefault="006458C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mensual de la estancia corta</w:t>
            </w:r>
          </w:p>
        </w:tc>
      </w:tr>
      <w:tr w:rsidR="006458CF" w:rsidRPr="00532F07" w14:paraId="6C2B9D6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9302DD7" w14:textId="0F73C176" w:rsidR="006458CF" w:rsidRPr="00097AED" w:rsidRDefault="00097AED" w:rsidP="006458CF">
            <w:pPr>
              <w:pStyle w:val="Celda"/>
              <w:rPr>
                <w:bCs w:val="0"/>
              </w:rPr>
            </w:pPr>
            <w:r>
              <w:rPr>
                <w:b w:val="0"/>
              </w:rPr>
              <w:t>Rent</w:t>
            </w:r>
            <w:r w:rsidR="006458CF">
              <w:rPr>
                <w:b w:val="0"/>
              </w:rPr>
              <w:t>Medium</w:t>
            </w:r>
          </w:p>
        </w:tc>
        <w:tc>
          <w:tcPr>
            <w:tcW w:w="454" w:type="dxa"/>
            <w:shd w:val="clear" w:color="auto" w:fill="auto"/>
          </w:tcPr>
          <w:p w14:paraId="685B5763" w14:textId="77777777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3345958" w14:textId="77777777" w:rsidR="006458CF" w:rsidRPr="003872F5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5A54396B" w14:textId="6078936B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mensual de la estancia media</w:t>
            </w:r>
          </w:p>
        </w:tc>
      </w:tr>
      <w:tr w:rsidR="006458CF" w:rsidRPr="00532F07" w14:paraId="0D6354F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E7C65A4" w14:textId="66D1882F" w:rsidR="006458CF" w:rsidRPr="00097AED" w:rsidRDefault="00097AED" w:rsidP="006458CF">
            <w:pPr>
              <w:pStyle w:val="Celda"/>
              <w:rPr>
                <w:bCs w:val="0"/>
              </w:rPr>
            </w:pPr>
            <w:r>
              <w:rPr>
                <w:b w:val="0"/>
              </w:rPr>
              <w:t>Rent</w:t>
            </w:r>
            <w:r w:rsidR="006458CF">
              <w:rPr>
                <w:b w:val="0"/>
              </w:rPr>
              <w:t>Long</w:t>
            </w:r>
          </w:p>
        </w:tc>
        <w:tc>
          <w:tcPr>
            <w:tcW w:w="454" w:type="dxa"/>
            <w:shd w:val="clear" w:color="auto" w:fill="auto"/>
          </w:tcPr>
          <w:p w14:paraId="45541606" w14:textId="77777777" w:rsidR="006458CF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5DDCF07" w14:textId="77777777" w:rsidR="006458CF" w:rsidRPr="003872F5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95C1A21" w14:textId="3B55130A" w:rsidR="006458CF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Precio mensual de la estancia larga</w:t>
            </w:r>
          </w:p>
        </w:tc>
      </w:tr>
      <w:tr w:rsidR="006458CF" w:rsidRPr="00532F07" w14:paraId="5EB23A8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6813CF2" w14:textId="4A725011" w:rsidR="006458CF" w:rsidRDefault="006458CF" w:rsidP="006458CF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</w:t>
            </w:r>
            <w:r w:rsidR="00097AED">
              <w:rPr>
                <w:b w:val="0"/>
              </w:rPr>
              <w:t>s</w:t>
            </w:r>
          </w:p>
        </w:tc>
        <w:tc>
          <w:tcPr>
            <w:tcW w:w="454" w:type="dxa"/>
            <w:shd w:val="clear" w:color="auto" w:fill="auto"/>
          </w:tcPr>
          <w:p w14:paraId="370BFDC3" w14:textId="77777777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212E041" w14:textId="77777777" w:rsidR="006458CF" w:rsidRPr="003872F5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9320338" w14:textId="4E960CF1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 de los servicios (€)</w:t>
            </w:r>
          </w:p>
        </w:tc>
      </w:tr>
      <w:tr w:rsidR="006458CF" w:rsidRPr="00532F07" w14:paraId="14D5061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88397CE" w14:textId="3D101F42" w:rsidR="006458CF" w:rsidRDefault="00097AED" w:rsidP="006458CF">
            <w:pPr>
              <w:pStyle w:val="Celda"/>
              <w:rPr>
                <w:b w:val="0"/>
              </w:rPr>
            </w:pPr>
            <w:r>
              <w:rPr>
                <w:b w:val="0"/>
              </w:rPr>
              <w:t>Deposit</w:t>
            </w:r>
          </w:p>
        </w:tc>
        <w:tc>
          <w:tcPr>
            <w:tcW w:w="454" w:type="dxa"/>
            <w:shd w:val="clear" w:color="auto" w:fill="auto"/>
          </w:tcPr>
          <w:p w14:paraId="1B63B146" w14:textId="77777777" w:rsidR="006458CF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A94926F" w14:textId="77777777" w:rsidR="006458CF" w:rsidRPr="003872F5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0C29B85" w14:textId="1971E403" w:rsidR="006458CF" w:rsidRDefault="006458CF" w:rsidP="006458C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Garantía (€)</w:t>
            </w:r>
          </w:p>
        </w:tc>
      </w:tr>
      <w:tr w:rsidR="006458CF" w:rsidRPr="00532F07" w14:paraId="444DA1A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39A6937" w14:textId="7140A22B" w:rsidR="006458CF" w:rsidRDefault="006458CF" w:rsidP="006458CF">
            <w:pPr>
              <w:pStyle w:val="Celda"/>
              <w:rPr>
                <w:b w:val="0"/>
              </w:rPr>
            </w:pPr>
            <w:r>
              <w:rPr>
                <w:b w:val="0"/>
              </w:rPr>
              <w:t>Limit</w:t>
            </w:r>
          </w:p>
        </w:tc>
        <w:tc>
          <w:tcPr>
            <w:tcW w:w="454" w:type="dxa"/>
            <w:shd w:val="clear" w:color="auto" w:fill="auto"/>
          </w:tcPr>
          <w:p w14:paraId="05C36AAE" w14:textId="77777777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4E046E4" w14:textId="77777777" w:rsidR="006458CF" w:rsidRPr="003872F5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B0C5CB7" w14:textId="579A4587" w:rsidR="006458CF" w:rsidRDefault="006458CF" w:rsidP="006458CF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Límite de consumo (€)</w:t>
            </w:r>
          </w:p>
        </w:tc>
      </w:tr>
    </w:tbl>
    <w:p w14:paraId="334B563C" w14:textId="6EFC50CB" w:rsidR="0059776C" w:rsidRPr="003E33A6" w:rsidRDefault="0059776C" w:rsidP="00911D0E">
      <w:pPr>
        <w:pStyle w:val="Ttulo2"/>
      </w:pPr>
      <w:bookmarkStart w:id="880" w:name="_Toc128925247"/>
      <w:bookmarkStart w:id="881" w:name="_Toc123552899"/>
      <w:r>
        <w:t>Promociones.</w:t>
      </w:r>
      <w:bookmarkEnd w:id="880"/>
    </w:p>
    <w:p w14:paraId="6C381BB4" w14:textId="2E2B2C3B" w:rsidR="0059776C" w:rsidRDefault="0059776C" w:rsidP="0059776C">
      <w:pPr>
        <w:pStyle w:val="Prrafo"/>
      </w:pPr>
      <w:r>
        <w:t>Promociones de descuento o incremento de precios</w:t>
      </w:r>
      <w:r w:rsidR="00F84B75"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59776C" w:rsidRPr="00202134" w14:paraId="6DBB6212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F8BB569" w14:textId="5B0B93EF" w:rsidR="0059776C" w:rsidRPr="00202134" w:rsidRDefault="0059776C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Promotion</w:t>
            </w:r>
          </w:p>
        </w:tc>
      </w:tr>
      <w:tr w:rsidR="0059776C" w:rsidRPr="003872F5" w14:paraId="454F0CD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AE4014" w14:textId="77777777" w:rsidR="0059776C" w:rsidRPr="003872F5" w:rsidRDefault="0059776C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FDD1CB3" w14:textId="77777777" w:rsidR="0059776C" w:rsidRPr="003872F5" w:rsidRDefault="0059776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0A2EC46" w14:textId="77777777" w:rsidR="0059776C" w:rsidRPr="003872F5" w:rsidRDefault="0059776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59776C" w:rsidRPr="00532F07" w14:paraId="0FCC67B7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1A714FB" w14:textId="1B8A0674" w:rsidR="0059776C" w:rsidRPr="00344BB2" w:rsidRDefault="0059776C" w:rsidP="0059776C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51DCA538" w14:textId="77777777" w:rsidR="0059776C" w:rsidRPr="003872F5" w:rsidRDefault="0059776C" w:rsidP="0059776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8BB2C7D" w14:textId="77777777" w:rsidR="0059776C" w:rsidRPr="003872F5" w:rsidRDefault="0059776C" w:rsidP="0059776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5FA67466" w14:textId="44201E0C" w:rsidR="0059776C" w:rsidRPr="003872F5" w:rsidRDefault="0059776C" w:rsidP="0059776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promoción o descuento</w:t>
            </w:r>
          </w:p>
        </w:tc>
      </w:tr>
      <w:tr w:rsidR="0059776C" w:rsidRPr="00532F07" w14:paraId="6542FE0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4ABDADD" w14:textId="6855D78C" w:rsidR="0059776C" w:rsidRPr="00344BB2" w:rsidRDefault="0059776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From</w:t>
            </w:r>
          </w:p>
        </w:tc>
        <w:tc>
          <w:tcPr>
            <w:tcW w:w="454" w:type="dxa"/>
            <w:shd w:val="clear" w:color="auto" w:fill="auto"/>
          </w:tcPr>
          <w:p w14:paraId="4FF80C74" w14:textId="77777777" w:rsidR="0059776C" w:rsidRPr="003872F5" w:rsidRDefault="0059776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A029282" w14:textId="77777777" w:rsidR="0059776C" w:rsidRPr="003872F5" w:rsidRDefault="0059776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FBB734C" w14:textId="216996E7" w:rsidR="0059776C" w:rsidRPr="003872F5" w:rsidRDefault="0059776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desde</w:t>
            </w:r>
          </w:p>
        </w:tc>
      </w:tr>
      <w:tr w:rsidR="0059776C" w:rsidRPr="00532F07" w14:paraId="3A7B0D8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6174C92" w14:textId="0AC82784" w:rsidR="0059776C" w:rsidRPr="00344BB2" w:rsidRDefault="0059776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To</w:t>
            </w:r>
          </w:p>
        </w:tc>
        <w:tc>
          <w:tcPr>
            <w:tcW w:w="454" w:type="dxa"/>
            <w:shd w:val="clear" w:color="auto" w:fill="auto"/>
          </w:tcPr>
          <w:p w14:paraId="56E15F92" w14:textId="77777777" w:rsidR="0059776C" w:rsidRPr="003872F5" w:rsidRDefault="0059776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F1C3869" w14:textId="77777777" w:rsidR="0059776C" w:rsidRPr="003872F5" w:rsidRDefault="0059776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8ACDBDB" w14:textId="195FA5E3" w:rsidR="0059776C" w:rsidRPr="003872F5" w:rsidRDefault="0059776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hasta</w:t>
            </w:r>
          </w:p>
        </w:tc>
      </w:tr>
      <w:tr w:rsidR="00427593" w:rsidRPr="00532F07" w14:paraId="1D8AA43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11F4884" w14:textId="602FC707" w:rsidR="00427593" w:rsidRDefault="00427593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</w:t>
            </w:r>
          </w:p>
        </w:tc>
        <w:tc>
          <w:tcPr>
            <w:tcW w:w="454" w:type="dxa"/>
            <w:shd w:val="clear" w:color="auto" w:fill="auto"/>
          </w:tcPr>
          <w:p w14:paraId="082DD57C" w14:textId="77777777" w:rsidR="00427593" w:rsidRPr="003872F5" w:rsidRDefault="0042759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163AE3E" w14:textId="77777777" w:rsidR="00427593" w:rsidRPr="003872F5" w:rsidRDefault="0042759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8206334" w14:textId="33FC2E1B" w:rsidR="00427593" w:rsidRDefault="0042759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</w:t>
            </w:r>
          </w:p>
        </w:tc>
      </w:tr>
    </w:tbl>
    <w:p w14:paraId="38EB98EF" w14:textId="2840242F" w:rsidR="00427593" w:rsidRPr="003E33A6" w:rsidRDefault="00427593" w:rsidP="00911D0E">
      <w:pPr>
        <w:pStyle w:val="Ttulo2"/>
      </w:pPr>
      <w:bookmarkStart w:id="882" w:name="_Toc128925248"/>
      <w:r>
        <w:t>Recursos promocionados.</w:t>
      </w:r>
      <w:bookmarkEnd w:id="882"/>
    </w:p>
    <w:p w14:paraId="4156D660" w14:textId="5B29F735" w:rsidR="00427593" w:rsidRDefault="00427593" w:rsidP="00427593">
      <w:pPr>
        <w:pStyle w:val="Prrafo"/>
      </w:pPr>
      <w:r>
        <w:t>Recursos que forman parte de una determinada promoción</w:t>
      </w:r>
      <w:r w:rsidR="00F84B75"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427593" w:rsidRPr="00202134" w14:paraId="121E304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B6AFAA4" w14:textId="2ACECFED" w:rsidR="00427593" w:rsidRPr="00202134" w:rsidRDefault="00427593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Promotion</w:t>
            </w:r>
            <w:r w:rsidR="001E0C05">
              <w:rPr>
                <w:noProof/>
                <w:color w:val="auto"/>
              </w:rPr>
              <w:t>Resource</w:t>
            </w:r>
          </w:p>
        </w:tc>
      </w:tr>
      <w:tr w:rsidR="00427593" w:rsidRPr="003872F5" w14:paraId="0680318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2F17AB" w14:textId="77777777" w:rsidR="00427593" w:rsidRPr="003872F5" w:rsidRDefault="00427593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ABC8F9" w14:textId="77777777" w:rsidR="00427593" w:rsidRPr="003872F5" w:rsidRDefault="0042759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49C7BC" w14:textId="77777777" w:rsidR="00427593" w:rsidRPr="003872F5" w:rsidRDefault="0042759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427593" w:rsidRPr="00532F07" w14:paraId="30BE38F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EF873F6" w14:textId="6502E6DA" w:rsidR="00427593" w:rsidRPr="00344BB2" w:rsidRDefault="001E0C05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PromotionId</w:t>
            </w:r>
          </w:p>
        </w:tc>
        <w:tc>
          <w:tcPr>
            <w:tcW w:w="454" w:type="dxa"/>
            <w:shd w:val="clear" w:color="auto" w:fill="auto"/>
          </w:tcPr>
          <w:p w14:paraId="1C8595FE" w14:textId="4CF0A955" w:rsidR="00427593" w:rsidRPr="003872F5" w:rsidRDefault="001E0C0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BD801F9" w14:textId="51C5451E" w:rsidR="00427593" w:rsidRPr="003872F5" w:rsidRDefault="001E0C0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Promocion</w:t>
            </w:r>
          </w:p>
        </w:tc>
        <w:tc>
          <w:tcPr>
            <w:tcW w:w="4492" w:type="dxa"/>
            <w:shd w:val="clear" w:color="auto" w:fill="auto"/>
          </w:tcPr>
          <w:p w14:paraId="38D078FC" w14:textId="355C350C" w:rsidR="00427593" w:rsidRPr="003872F5" w:rsidRDefault="001E0C0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promoción</w:t>
            </w:r>
          </w:p>
        </w:tc>
      </w:tr>
      <w:tr w:rsidR="008A282C" w:rsidRPr="00532F07" w14:paraId="50ACD31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7E6D82E" w14:textId="33888CB7" w:rsidR="008A282C" w:rsidRPr="00344BB2" w:rsidRDefault="008A282C" w:rsidP="008A282C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5E00302E" w14:textId="77777777" w:rsidR="008A282C" w:rsidRPr="003872F5" w:rsidRDefault="008A282C" w:rsidP="008A282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8453BE3" w14:textId="55422064" w:rsidR="008A282C" w:rsidRPr="003872F5" w:rsidRDefault="008A282C" w:rsidP="008A282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92" w:type="dxa"/>
            <w:shd w:val="clear" w:color="auto" w:fill="auto"/>
          </w:tcPr>
          <w:p w14:paraId="231751E0" w14:textId="7942F086" w:rsidR="008A282C" w:rsidRPr="003872F5" w:rsidRDefault="008A282C" w:rsidP="008A282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edificio</w:t>
            </w:r>
          </w:p>
        </w:tc>
      </w:tr>
      <w:tr w:rsidR="00427593" w:rsidRPr="00532F07" w14:paraId="2C1EA12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C9CE26F" w14:textId="7F37E943" w:rsidR="00427593" w:rsidRPr="00344BB2" w:rsidRDefault="008A282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ResourceTypeId</w:t>
            </w:r>
          </w:p>
        </w:tc>
        <w:tc>
          <w:tcPr>
            <w:tcW w:w="454" w:type="dxa"/>
            <w:shd w:val="clear" w:color="auto" w:fill="auto"/>
          </w:tcPr>
          <w:p w14:paraId="79A7695A" w14:textId="229B9530" w:rsidR="00427593" w:rsidRPr="003872F5" w:rsidRDefault="001E0C0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681A845" w14:textId="0FC0443A" w:rsidR="00427593" w:rsidRPr="003872F5" w:rsidRDefault="008A282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recurso</w:t>
            </w:r>
          </w:p>
        </w:tc>
        <w:tc>
          <w:tcPr>
            <w:tcW w:w="4492" w:type="dxa"/>
            <w:shd w:val="clear" w:color="auto" w:fill="auto"/>
          </w:tcPr>
          <w:p w14:paraId="57211B3C" w14:textId="0B9916F2" w:rsidR="00427593" w:rsidRPr="003872F5" w:rsidRDefault="001E0C0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del </w:t>
            </w:r>
            <w:r w:rsidR="008A282C">
              <w:t xml:space="preserve">tipo de </w:t>
            </w:r>
            <w:r>
              <w:t>recurso</w:t>
            </w:r>
          </w:p>
        </w:tc>
      </w:tr>
    </w:tbl>
    <w:p w14:paraId="5E94D346" w14:textId="776EDEEA" w:rsidR="002A74D0" w:rsidRPr="003E33A6" w:rsidRDefault="002A74D0" w:rsidP="00FF2668">
      <w:pPr>
        <w:pStyle w:val="Ttulo1"/>
      </w:pPr>
      <w:bookmarkStart w:id="883" w:name="_Toc123552900"/>
      <w:bookmarkStart w:id="884" w:name="_Toc128925249"/>
      <w:bookmarkEnd w:id="881"/>
      <w:r w:rsidRPr="007604D6">
        <w:lastRenderedPageBreak/>
        <w:t>Reservas</w:t>
      </w:r>
      <w:r w:rsidRPr="003E33A6">
        <w:t>.</w:t>
      </w:r>
      <w:bookmarkEnd w:id="883"/>
      <w:bookmarkEnd w:id="884"/>
    </w:p>
    <w:p w14:paraId="0E7A0F22" w14:textId="714F52F7" w:rsidR="002A74D0" w:rsidRDefault="009E1D9F" w:rsidP="002A74D0">
      <w:pPr>
        <w:pStyle w:val="Prrafo"/>
      </w:pPr>
      <w:r>
        <w:t>Conjunto de entidades que almacenan información sobre las reservas y las solicitudes de reserva por parte de los clientes.</w:t>
      </w:r>
    </w:p>
    <w:p w14:paraId="705AAABF" w14:textId="2A6AA37B" w:rsidR="005B1678" w:rsidRDefault="002F24D1" w:rsidP="002A74D0">
      <w:pPr>
        <w:pStyle w:val="Prrafo"/>
      </w:pPr>
      <w:r>
        <w:rPr>
          <w:noProof/>
        </w:rPr>
        <w:drawing>
          <wp:inline distT="0" distB="0" distL="0" distR="0" wp14:anchorId="580E6CA4" wp14:editId="06697620">
            <wp:extent cx="5759450" cy="46894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7530" w14:textId="77777777" w:rsidR="008A056F" w:rsidRDefault="008A056F" w:rsidP="00911D0E">
      <w:pPr>
        <w:pStyle w:val="Ttulo2"/>
      </w:pPr>
      <w:bookmarkStart w:id="885" w:name="_Toc123552902"/>
      <w:bookmarkStart w:id="886" w:name="_Toc128925250"/>
      <w:bookmarkStart w:id="887" w:name="_Toc123552901"/>
      <w:r>
        <w:t>Búsqueda.</w:t>
      </w:r>
      <w:bookmarkEnd w:id="885"/>
      <w:bookmarkEnd w:id="886"/>
    </w:p>
    <w:p w14:paraId="1328BD0F" w14:textId="77777777" w:rsidR="008A056F" w:rsidRDefault="008A056F" w:rsidP="008A056F">
      <w:r>
        <w:t>Búsquedas en la web de recursos, que no se convierten en solicitudes.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3E6CEE" w:rsidRPr="00202134" w14:paraId="68DEE4FA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62D749A" w14:textId="1032D2AD" w:rsidR="003E6CEE" w:rsidRPr="00202134" w:rsidRDefault="00C03CD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</w:t>
            </w:r>
            <w:r w:rsidR="003E6CEE">
              <w:rPr>
                <w:noProof/>
                <w:color w:val="auto"/>
              </w:rPr>
              <w:t>Search</w:t>
            </w:r>
          </w:p>
        </w:tc>
      </w:tr>
      <w:tr w:rsidR="003E6CEE" w:rsidRPr="003872F5" w14:paraId="78829C4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A032B07" w14:textId="77777777" w:rsidR="003E6CEE" w:rsidRPr="003872F5" w:rsidRDefault="003E6CE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968E12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D54346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E6CEE" w:rsidRPr="00532F07" w14:paraId="04F79D7D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5B27DC7" w14:textId="7F9919BE" w:rsidR="003E6CEE" w:rsidRPr="00344BB2" w:rsidRDefault="003E6CEE" w:rsidP="00C65818">
            <w:pPr>
              <w:pStyle w:val="Celda"/>
              <w:rPr>
                <w:b w:val="0"/>
              </w:rPr>
            </w:pPr>
          </w:p>
        </w:tc>
        <w:tc>
          <w:tcPr>
            <w:tcW w:w="454" w:type="dxa"/>
            <w:shd w:val="clear" w:color="auto" w:fill="auto"/>
          </w:tcPr>
          <w:p w14:paraId="6B900C70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03A1A07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0054368" w14:textId="4194FF73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…</w:t>
            </w:r>
          </w:p>
        </w:tc>
      </w:tr>
    </w:tbl>
    <w:p w14:paraId="1E354736" w14:textId="77777777" w:rsidR="00B00F5E" w:rsidRDefault="00B00F5E" w:rsidP="00B00F5E">
      <w:pPr>
        <w:pStyle w:val="Prrafo"/>
      </w:pPr>
      <w:bookmarkStart w:id="888" w:name="_Toc123552903"/>
      <w:bookmarkEnd w:id="887"/>
    </w:p>
    <w:p w14:paraId="3FB996DB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168A3167" w14:textId="5E6765CF" w:rsidR="00525713" w:rsidRDefault="00587218" w:rsidP="00911D0E">
      <w:pPr>
        <w:pStyle w:val="Ttulo2"/>
      </w:pPr>
      <w:bookmarkStart w:id="889" w:name="_Toc128925251"/>
      <w:r>
        <w:lastRenderedPageBreak/>
        <w:t>Reserva</w:t>
      </w:r>
      <w:r w:rsidR="00525713">
        <w:t>.</w:t>
      </w:r>
      <w:bookmarkEnd w:id="888"/>
      <w:bookmarkEnd w:id="889"/>
    </w:p>
    <w:p w14:paraId="4E9603E6" w14:textId="5F72461F" w:rsidR="00525713" w:rsidRDefault="00587218" w:rsidP="00525713">
      <w:r>
        <w:t>Reservas y p</w:t>
      </w:r>
      <w:r w:rsidR="009E1D9F">
        <w:t>eticiones de reserva</w:t>
      </w:r>
      <w:r>
        <w:t xml:space="preserve"> de los activos de </w:t>
      </w:r>
      <w:r w:rsidRPr="00993C71">
        <w:rPr>
          <w:rStyle w:val="KeywordCar"/>
        </w:rPr>
        <w:t>Cotown</w:t>
      </w:r>
      <w:r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9"/>
        <w:gridCol w:w="453"/>
        <w:gridCol w:w="2089"/>
        <w:gridCol w:w="4309"/>
        <w:tblGridChange w:id="890">
          <w:tblGrid>
            <w:gridCol w:w="2209"/>
            <w:gridCol w:w="453"/>
            <w:gridCol w:w="2089"/>
            <w:gridCol w:w="4309"/>
          </w:tblGrid>
        </w:tblGridChange>
      </w:tblGrid>
      <w:tr w:rsidR="009E1D9F" w:rsidRPr="00202134" w14:paraId="49B47A96" w14:textId="77777777" w:rsidTr="009E1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C176CC5" w14:textId="43C1EC7C" w:rsidR="009E1D9F" w:rsidRPr="00202134" w:rsidRDefault="00587218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</w:t>
            </w:r>
          </w:p>
        </w:tc>
      </w:tr>
      <w:tr w:rsidR="009E1D9F" w:rsidRPr="003872F5" w14:paraId="011D8AFD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891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  <w:tcPrChange w:id="892" w:author="Alejandro André" w:date="2023-03-05T16:34:00Z">
              <w:tcPr>
                <w:tcW w:w="2421" w:type="dxa"/>
                <w:gridSpan w:val="2"/>
                <w:tcBorders>
                  <w:top w:val="single" w:sz="4" w:space="0" w:color="auto"/>
                </w:tcBorders>
                <w:shd w:val="clear" w:color="auto" w:fill="D9D9D9" w:themeFill="background1" w:themeFillShade="D9"/>
              </w:tcPr>
            </w:tcPrChange>
          </w:tcPr>
          <w:p w14:paraId="2BCFAF19" w14:textId="77777777" w:rsidR="009E1D9F" w:rsidRPr="003872F5" w:rsidRDefault="009E1D9F" w:rsidP="00C6581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 w:rsidRPr="003872F5">
              <w:t>Campo</w:t>
            </w:r>
          </w:p>
        </w:tc>
        <w:tc>
          <w:tcPr>
            <w:tcW w:w="2089" w:type="dxa"/>
            <w:tcBorders>
              <w:top w:val="single" w:sz="4" w:space="0" w:color="auto"/>
            </w:tcBorders>
            <w:shd w:val="clear" w:color="auto" w:fill="D9D9D9" w:themeFill="background1" w:themeFillShade="D9"/>
            <w:tcPrChange w:id="893" w:author="Alejandro André" w:date="2023-03-05T16:34:00Z">
              <w:tcPr>
                <w:tcW w:w="2147" w:type="dxa"/>
                <w:tcBorders>
                  <w:top w:val="single" w:sz="4" w:space="0" w:color="auto"/>
                </w:tcBorders>
                <w:shd w:val="clear" w:color="auto" w:fill="D9D9D9" w:themeFill="background1" w:themeFillShade="D9"/>
              </w:tcPr>
            </w:tcPrChange>
          </w:tcPr>
          <w:p w14:paraId="597D2D6B" w14:textId="77777777" w:rsidR="009E1D9F" w:rsidRPr="003872F5" w:rsidRDefault="009E1D9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309" w:type="dxa"/>
            <w:tcBorders>
              <w:top w:val="single" w:sz="4" w:space="0" w:color="auto"/>
            </w:tcBorders>
            <w:shd w:val="clear" w:color="auto" w:fill="D9D9D9" w:themeFill="background1" w:themeFillShade="D9"/>
            <w:tcPrChange w:id="894" w:author="Alejandro André" w:date="2023-03-05T16:34:00Z">
              <w:tcPr>
                <w:tcW w:w="4492" w:type="dxa"/>
                <w:tcBorders>
                  <w:top w:val="single" w:sz="4" w:space="0" w:color="auto"/>
                </w:tcBorders>
                <w:shd w:val="clear" w:color="auto" w:fill="D9D9D9" w:themeFill="background1" w:themeFillShade="D9"/>
              </w:tcPr>
            </w:tcPrChange>
          </w:tcPr>
          <w:p w14:paraId="32444BD2" w14:textId="77777777" w:rsidR="009E1D9F" w:rsidRPr="003872F5" w:rsidRDefault="009E1D9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9E1D9F" w:rsidRPr="00532F07" w14:paraId="7309FB2D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895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896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0BBC66D4" w14:textId="5F475F26" w:rsidR="009E1D9F" w:rsidRPr="00344BB2" w:rsidRDefault="007E4FF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Customer</w:t>
            </w:r>
            <w:r w:rsidR="009E1D9F">
              <w:rPr>
                <w:b w:val="0"/>
              </w:rPr>
              <w:t>Id</w:t>
            </w:r>
          </w:p>
        </w:tc>
        <w:tc>
          <w:tcPr>
            <w:tcW w:w="453" w:type="dxa"/>
            <w:shd w:val="clear" w:color="auto" w:fill="auto"/>
            <w:tcPrChange w:id="897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55C197E0" w14:textId="69DD9029" w:rsidR="009E1D9F" w:rsidRDefault="009E1D9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9" w:type="dxa"/>
            <w:shd w:val="clear" w:color="auto" w:fill="auto"/>
            <w:tcPrChange w:id="898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7EEC4370" w14:textId="618720BE" w:rsidR="009E1D9F" w:rsidRPr="003872F5" w:rsidRDefault="007E4FF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4309" w:type="dxa"/>
            <w:shd w:val="clear" w:color="auto" w:fill="auto"/>
            <w:tcPrChange w:id="899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48E42270" w14:textId="5BB69C23" w:rsidR="009E1D9F" w:rsidRDefault="009E1D9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solicitante</w:t>
            </w:r>
          </w:p>
        </w:tc>
      </w:tr>
      <w:tr w:rsidR="009E1D9F" w:rsidRPr="00532F07" w14:paraId="4390B482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00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01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5B32FB9E" w14:textId="425CE529" w:rsidR="009E1D9F" w:rsidRDefault="007E4FF6" w:rsidP="00C6581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Booking</w:t>
            </w:r>
            <w:r w:rsidR="009E1D9F">
              <w:rPr>
                <w:b w:val="0"/>
              </w:rPr>
              <w:t>TypeId</w:t>
            </w:r>
          </w:p>
        </w:tc>
        <w:tc>
          <w:tcPr>
            <w:tcW w:w="453" w:type="dxa"/>
            <w:shd w:val="clear" w:color="auto" w:fill="auto"/>
            <w:tcPrChange w:id="902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4DEBD46F" w14:textId="32CE24E9" w:rsidR="009E1D9F" w:rsidRDefault="009E1D9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9" w:type="dxa"/>
            <w:shd w:val="clear" w:color="auto" w:fill="auto"/>
            <w:tcPrChange w:id="903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6B417FB6" w14:textId="11E96B7C" w:rsidR="009E1D9F" w:rsidRPr="003872F5" w:rsidRDefault="009E1D9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Tipo de </w:t>
            </w:r>
            <w:r w:rsidR="00587218">
              <w:t>reserva</w:t>
            </w:r>
          </w:p>
        </w:tc>
        <w:tc>
          <w:tcPr>
            <w:tcW w:w="4309" w:type="dxa"/>
            <w:shd w:val="clear" w:color="auto" w:fill="auto"/>
            <w:tcPrChange w:id="904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4ACD5DB5" w14:textId="7FA21F88" w:rsidR="009E1D9F" w:rsidRDefault="009E1D9F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solicitud</w:t>
            </w:r>
          </w:p>
        </w:tc>
      </w:tr>
      <w:tr w:rsidR="009E1D9F" w:rsidRPr="00532F07" w14:paraId="76F9CF28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05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06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66296A0E" w14:textId="094D8CEB" w:rsidR="009E1D9F" w:rsidRDefault="00957665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DateFrom</w:t>
            </w:r>
          </w:p>
        </w:tc>
        <w:tc>
          <w:tcPr>
            <w:tcW w:w="453" w:type="dxa"/>
            <w:shd w:val="clear" w:color="auto" w:fill="auto"/>
            <w:tcPrChange w:id="907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5DD69392" w14:textId="77777777" w:rsidR="009E1D9F" w:rsidRDefault="009E1D9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08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0BE824E1" w14:textId="77777777" w:rsidR="009E1D9F" w:rsidRDefault="009E1D9F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09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63DB813C" w14:textId="32997B70" w:rsidR="009E1D9F" w:rsidRDefault="0095766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inicio</w:t>
            </w:r>
          </w:p>
        </w:tc>
      </w:tr>
      <w:tr w:rsidR="00957665" w:rsidRPr="00532F07" w14:paraId="2490E332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10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11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3964AB51" w14:textId="2C7C5E89" w:rsidR="00957665" w:rsidRDefault="00957665" w:rsidP="00C6581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DateTo</w:t>
            </w:r>
          </w:p>
        </w:tc>
        <w:tc>
          <w:tcPr>
            <w:tcW w:w="453" w:type="dxa"/>
            <w:shd w:val="clear" w:color="auto" w:fill="auto"/>
            <w:tcPrChange w:id="912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660D0868" w14:textId="77777777" w:rsidR="00957665" w:rsidRDefault="0095766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13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1D0870A6" w14:textId="77777777" w:rsidR="00957665" w:rsidRDefault="0095766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14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67D6553D" w14:textId="10C574B0" w:rsidR="00957665" w:rsidRDefault="0095766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fin</w:t>
            </w:r>
          </w:p>
        </w:tc>
      </w:tr>
      <w:tr w:rsidR="00957665" w:rsidRPr="00532F07" w14:paraId="5700DDA6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15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16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59064117" w14:textId="16986AF4" w:rsidR="00957665" w:rsidRDefault="00957665" w:rsidP="00C65818">
            <w:pPr>
              <w:pStyle w:val="Celda"/>
              <w:rPr>
                <w:b w:val="0"/>
              </w:rPr>
            </w:pPr>
            <w:del w:id="917" w:author="Alejandro André" w:date="2023-03-05T16:34:00Z">
              <w:r w:rsidDel="007B5423">
                <w:rPr>
                  <w:b w:val="0"/>
                </w:rPr>
                <w:delText>Comments</w:delText>
              </w:r>
            </w:del>
            <w:ins w:id="918" w:author="Alejandro André" w:date="2023-03-05T16:34:00Z">
              <w:r w:rsidR="007B5423">
                <w:rPr>
                  <w:b w:val="0"/>
                </w:rPr>
                <w:t>Description</w:t>
              </w:r>
            </w:ins>
          </w:p>
        </w:tc>
        <w:tc>
          <w:tcPr>
            <w:tcW w:w="453" w:type="dxa"/>
            <w:shd w:val="clear" w:color="auto" w:fill="auto"/>
            <w:tcPrChange w:id="919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5FFBF09C" w14:textId="77777777" w:rsidR="00957665" w:rsidRDefault="0095766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20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5F4A8808" w14:textId="77777777" w:rsidR="00957665" w:rsidRDefault="0095766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21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4951824F" w14:textId="22CE8EE6" w:rsidR="00957665" w:rsidRDefault="0095766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 y observaciones</w:t>
            </w:r>
          </w:p>
        </w:tc>
      </w:tr>
      <w:tr w:rsidR="00A270B3" w:rsidRPr="00532F07" w14:paraId="2098F4EC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22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23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3D4548D3" w14:textId="77777777" w:rsidR="00A270B3" w:rsidRPr="00344BB2" w:rsidRDefault="00A270B3" w:rsidP="00A270B3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453" w:type="dxa"/>
            <w:shd w:val="clear" w:color="auto" w:fill="auto"/>
            <w:tcPrChange w:id="924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26079734" w14:textId="20E38F1D" w:rsidR="00A270B3" w:rsidRPr="003872F5" w:rsidRDefault="00AE0967" w:rsidP="00A270B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LV</w:t>
            </w:r>
          </w:p>
        </w:tc>
        <w:tc>
          <w:tcPr>
            <w:tcW w:w="2089" w:type="dxa"/>
            <w:shd w:val="clear" w:color="auto" w:fill="auto"/>
            <w:tcPrChange w:id="925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0C40637C" w14:textId="77777777" w:rsidR="00A270B3" w:rsidRPr="003872F5" w:rsidRDefault="00A270B3" w:rsidP="00A270B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26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1D354B5D" w14:textId="14767FC8" w:rsidR="00A270B3" w:rsidRPr="003872F5" w:rsidRDefault="00A270B3" w:rsidP="00A270B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 la reserva</w:t>
            </w:r>
            <w:r w:rsidR="00AE0967">
              <w:t>. Lista de valores.</w:t>
            </w:r>
          </w:p>
        </w:tc>
      </w:tr>
      <w:tr w:rsidR="008C3279" w:rsidRPr="00532F07" w14:paraId="78B84F52" w14:textId="77777777" w:rsidTr="003B59F1">
        <w:trPr>
          <w:ins w:id="927" w:author="Alejandro André" w:date="2023-03-09T0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</w:tcPr>
          <w:p w14:paraId="08C4D0CA" w14:textId="77777777" w:rsidR="008C3279" w:rsidRDefault="008C3279" w:rsidP="008C3279">
            <w:pPr>
              <w:pStyle w:val="Celda"/>
              <w:rPr>
                <w:ins w:id="928" w:author="Alejandro André" w:date="2023-03-09T08:55:00Z"/>
                <w:b w:val="0"/>
              </w:rPr>
            </w:pPr>
            <w:ins w:id="929" w:author="Alejandro André" w:date="2023-03-09T08:55:00Z">
              <w:r>
                <w:rPr>
                  <w:b w:val="0"/>
                </w:rPr>
                <w:t>RequestDate</w:t>
              </w:r>
            </w:ins>
          </w:p>
        </w:tc>
        <w:tc>
          <w:tcPr>
            <w:tcW w:w="453" w:type="dxa"/>
            <w:shd w:val="clear" w:color="auto" w:fill="auto"/>
          </w:tcPr>
          <w:p w14:paraId="018A8D49" w14:textId="77777777" w:rsidR="008C3279" w:rsidRDefault="008C3279" w:rsidP="008C327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0" w:author="Alejandro André" w:date="2023-03-09T08:55:00Z"/>
                <w:b/>
              </w:rPr>
            </w:pPr>
          </w:p>
        </w:tc>
        <w:tc>
          <w:tcPr>
            <w:tcW w:w="2089" w:type="dxa"/>
            <w:shd w:val="clear" w:color="auto" w:fill="auto"/>
          </w:tcPr>
          <w:p w14:paraId="3B5AC9F7" w14:textId="77777777" w:rsidR="008C3279" w:rsidRDefault="008C3279" w:rsidP="008C327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1" w:author="Alejandro André" w:date="2023-03-09T08:55:00Z"/>
              </w:rPr>
            </w:pPr>
          </w:p>
        </w:tc>
        <w:tc>
          <w:tcPr>
            <w:tcW w:w="4309" w:type="dxa"/>
            <w:shd w:val="clear" w:color="auto" w:fill="auto"/>
          </w:tcPr>
          <w:p w14:paraId="2502D529" w14:textId="77777777" w:rsidR="008C3279" w:rsidRDefault="008C3279" w:rsidP="008C327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932" w:author="Alejandro André" w:date="2023-03-09T08:55:00Z"/>
              </w:rPr>
            </w:pPr>
            <w:ins w:id="933" w:author="Alejandro André" w:date="2023-03-09T08:55:00Z">
              <w:r>
                <w:t>Fecha de solicitud</w:t>
              </w:r>
            </w:ins>
          </w:p>
        </w:tc>
      </w:tr>
      <w:tr w:rsidR="007E743D" w:rsidRPr="00532F07" w14:paraId="5DA1C080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34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35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7309469E" w14:textId="4E4DE1F4" w:rsidR="007E743D" w:rsidRDefault="007E743D" w:rsidP="007E743D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ExpiryDate</w:t>
            </w:r>
          </w:p>
        </w:tc>
        <w:tc>
          <w:tcPr>
            <w:tcW w:w="453" w:type="dxa"/>
            <w:shd w:val="clear" w:color="auto" w:fill="auto"/>
            <w:tcPrChange w:id="936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45E70DE4" w14:textId="1CE21FEA" w:rsidR="007E743D" w:rsidRDefault="007E743D" w:rsidP="007E743D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37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4C0CAC49" w14:textId="29EF186B" w:rsidR="007E743D" w:rsidRDefault="007E743D" w:rsidP="007E743D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38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1D3A38CD" w14:textId="0D902EEF" w:rsidR="007E743D" w:rsidRDefault="007E743D" w:rsidP="007E743D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en la que expira la solicitud</w:t>
            </w:r>
          </w:p>
        </w:tc>
      </w:tr>
      <w:tr w:rsidR="00B53822" w:rsidRPr="00532F07" w14:paraId="63F893CF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39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40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4E588BC0" w14:textId="77777777" w:rsidR="00B53822" w:rsidRDefault="00B53822" w:rsidP="00B53822">
            <w:pPr>
              <w:pStyle w:val="Celda"/>
              <w:rPr>
                <w:b w:val="0"/>
              </w:rPr>
            </w:pPr>
            <w:r>
              <w:rPr>
                <w:b w:val="0"/>
              </w:rPr>
              <w:t>PayerId</w:t>
            </w:r>
          </w:p>
        </w:tc>
        <w:tc>
          <w:tcPr>
            <w:tcW w:w="453" w:type="dxa"/>
            <w:shd w:val="clear" w:color="auto" w:fill="auto"/>
            <w:tcPrChange w:id="941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35F61573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9" w:type="dxa"/>
            <w:shd w:val="clear" w:color="auto" w:fill="auto"/>
            <w:tcPrChange w:id="942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3CA1A84E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Pagador</w:t>
            </w:r>
          </w:p>
        </w:tc>
        <w:tc>
          <w:tcPr>
            <w:tcW w:w="4309" w:type="dxa"/>
            <w:shd w:val="clear" w:color="auto" w:fill="auto"/>
            <w:tcPrChange w:id="943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20C295C6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pagador</w:t>
            </w:r>
          </w:p>
        </w:tc>
      </w:tr>
      <w:tr w:rsidR="00462336" w:rsidRPr="00532F07" w14:paraId="4F3544D7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44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45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2021046C" w14:textId="255D1BFA" w:rsidR="00462336" w:rsidRDefault="00462336" w:rsidP="00462336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LegalDeposit</w:t>
            </w:r>
          </w:p>
        </w:tc>
        <w:tc>
          <w:tcPr>
            <w:tcW w:w="453" w:type="dxa"/>
            <w:shd w:val="clear" w:color="auto" w:fill="auto"/>
            <w:tcPrChange w:id="946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2DB353A4" w14:textId="77777777" w:rsidR="00462336" w:rsidRDefault="00462336" w:rsidP="0046233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47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539C7B17" w14:textId="77777777" w:rsidR="00462336" w:rsidRDefault="00462336" w:rsidP="0046233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48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352B0A42" w14:textId="174717E7" w:rsidR="00462336" w:rsidRDefault="00462336" w:rsidP="0046233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Importe de la garantía legal</w:t>
            </w:r>
          </w:p>
        </w:tc>
      </w:tr>
      <w:tr w:rsidR="00D808FF" w:rsidRPr="00532F07" w14:paraId="46350CF8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49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50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337753D1" w14:textId="77777777" w:rsidR="00D808FF" w:rsidRDefault="00D808FF" w:rsidP="00D808FF">
            <w:pPr>
              <w:pStyle w:val="Celda"/>
              <w:rPr>
                <w:b w:val="0"/>
              </w:rPr>
            </w:pPr>
            <w:r>
              <w:rPr>
                <w:b w:val="0"/>
              </w:rPr>
              <w:t>Deposit</w:t>
            </w:r>
          </w:p>
        </w:tc>
        <w:tc>
          <w:tcPr>
            <w:tcW w:w="453" w:type="dxa"/>
            <w:shd w:val="clear" w:color="auto" w:fill="auto"/>
            <w:tcPrChange w:id="951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03D759F6" w14:textId="77777777" w:rsidR="00D808FF" w:rsidRDefault="00D808FF" w:rsidP="00D808F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52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77A2EE75" w14:textId="77777777" w:rsidR="00D808FF" w:rsidRDefault="00D808FF" w:rsidP="00D808F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53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40A2F245" w14:textId="7618F5C5" w:rsidR="00D808FF" w:rsidRDefault="00D808FF" w:rsidP="00D808FF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 de la garantía</w:t>
            </w:r>
            <w:r w:rsidR="00462336">
              <w:t xml:space="preserve"> realmente depositado</w:t>
            </w:r>
          </w:p>
        </w:tc>
      </w:tr>
      <w:tr w:rsidR="00010FA8" w:rsidRPr="00532F07" w14:paraId="479B7740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54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55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32768DDA" w14:textId="6D2C5D85" w:rsidR="00010FA8" w:rsidRDefault="00010FA8" w:rsidP="00010FA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</w:rPr>
            </w:pPr>
            <w:r>
              <w:rPr>
                <w:b w:val="0"/>
              </w:rPr>
              <w:t>ReturnedDeposit</w:t>
            </w:r>
          </w:p>
        </w:tc>
        <w:tc>
          <w:tcPr>
            <w:tcW w:w="453" w:type="dxa"/>
            <w:shd w:val="clear" w:color="auto" w:fill="auto"/>
            <w:tcPrChange w:id="956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092C9F8B" w14:textId="77777777" w:rsidR="00010FA8" w:rsidRDefault="00010FA8" w:rsidP="00010FA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57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0FF14595" w14:textId="77777777" w:rsidR="00010FA8" w:rsidRDefault="00010FA8" w:rsidP="00010FA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58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36070D71" w14:textId="2158EA45" w:rsidR="00010FA8" w:rsidRDefault="00010FA8" w:rsidP="00010FA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Importe de la garantía devuelta</w:t>
            </w:r>
          </w:p>
        </w:tc>
      </w:tr>
      <w:tr w:rsidR="008517B9" w:rsidRPr="00532F07" w14:paraId="1EB7E0C6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59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60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6F44CF4F" w14:textId="2924792A" w:rsidR="008517B9" w:rsidRDefault="008517B9" w:rsidP="008517B9">
            <w:pPr>
              <w:pStyle w:val="Celda"/>
              <w:rPr>
                <w:b w:val="0"/>
              </w:rPr>
            </w:pPr>
            <w:r>
              <w:rPr>
                <w:b w:val="0"/>
              </w:rPr>
              <w:t>LinkId</w:t>
            </w:r>
          </w:p>
        </w:tc>
        <w:tc>
          <w:tcPr>
            <w:tcW w:w="453" w:type="dxa"/>
            <w:shd w:val="clear" w:color="auto" w:fill="auto"/>
            <w:tcPrChange w:id="961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3DD1F8D1" w14:textId="77777777" w:rsidR="008517B9" w:rsidRDefault="008517B9" w:rsidP="008517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089" w:type="dxa"/>
            <w:shd w:val="clear" w:color="auto" w:fill="auto"/>
            <w:tcPrChange w:id="962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3B435227" w14:textId="42083638" w:rsidR="008517B9" w:rsidRDefault="008517B9" w:rsidP="008517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</w:t>
            </w:r>
          </w:p>
        </w:tc>
        <w:tc>
          <w:tcPr>
            <w:tcW w:w="4309" w:type="dxa"/>
            <w:shd w:val="clear" w:color="auto" w:fill="auto"/>
            <w:tcPrChange w:id="963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20B36F0C" w14:textId="527A4FB6" w:rsidR="008517B9" w:rsidRDefault="008517B9" w:rsidP="008517B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 asociada</w:t>
            </w:r>
          </w:p>
        </w:tc>
      </w:tr>
      <w:tr w:rsidR="008517B9" w:rsidRPr="00532F07" w:rsidDel="007B5423" w14:paraId="28FACAAB" w14:textId="37FC4D4A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64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del w:id="965" w:author="Alejandro André" w:date="2023-03-05T16:34:00Z"/>
        </w:trPr>
        <w:tc>
          <w:tcPr>
            <w:tcW w:w="2209" w:type="dxa"/>
            <w:shd w:val="clear" w:color="auto" w:fill="auto"/>
            <w:tcPrChange w:id="966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36B156AB" w14:textId="200312ED" w:rsidR="008517B9" w:rsidDel="007B5423" w:rsidRDefault="00354C50" w:rsidP="008517B9">
            <w:pPr>
              <w:pStyle w:val="Celda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del w:id="967" w:author="Alejandro André" w:date="2023-03-05T16:34:00Z"/>
                <w:b w:val="0"/>
              </w:rPr>
            </w:pPr>
            <w:ins w:id="968" w:author="Alejandro André" w:date="2023-03-05T18:13:00Z">
              <w:r>
                <w:rPr>
                  <w:b w:val="0"/>
                </w:rPr>
                <w:t xml:space="preserve">  </w:t>
              </w:r>
            </w:ins>
            <w:del w:id="969" w:author="Alejandro André" w:date="2023-03-05T16:34:00Z">
              <w:r w:rsidR="008517B9" w:rsidDel="007B5423">
                <w:rPr>
                  <w:b w:val="0"/>
                </w:rPr>
                <w:delText>Description</w:delText>
              </w:r>
            </w:del>
          </w:p>
        </w:tc>
        <w:tc>
          <w:tcPr>
            <w:tcW w:w="453" w:type="dxa"/>
            <w:shd w:val="clear" w:color="auto" w:fill="auto"/>
            <w:tcPrChange w:id="970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4C56AED2" w14:textId="552D85CC" w:rsidR="008517B9" w:rsidDel="007B5423" w:rsidRDefault="008517B9" w:rsidP="008517B9">
            <w:pPr>
              <w:pStyle w:val="Celda"/>
              <w:rPr>
                <w:del w:id="971" w:author="Alejandro André" w:date="2023-03-05T16:34:00Z"/>
                <w:b/>
              </w:rPr>
            </w:pPr>
          </w:p>
        </w:tc>
        <w:tc>
          <w:tcPr>
            <w:tcW w:w="2089" w:type="dxa"/>
            <w:shd w:val="clear" w:color="auto" w:fill="auto"/>
            <w:tcPrChange w:id="972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347D79D1" w14:textId="4E72C62A" w:rsidR="008517B9" w:rsidDel="007B5423" w:rsidRDefault="008517B9" w:rsidP="008517B9">
            <w:pPr>
              <w:pStyle w:val="Celda"/>
              <w:rPr>
                <w:del w:id="973" w:author="Alejandro André" w:date="2023-03-05T16:34:00Z"/>
              </w:rPr>
            </w:pPr>
          </w:p>
        </w:tc>
        <w:tc>
          <w:tcPr>
            <w:tcW w:w="4309" w:type="dxa"/>
            <w:shd w:val="clear" w:color="auto" w:fill="auto"/>
            <w:tcPrChange w:id="974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4CB7245C" w14:textId="578C2F38" w:rsidR="008517B9" w:rsidDel="007B5423" w:rsidRDefault="008517B9" w:rsidP="008517B9">
            <w:pPr>
              <w:pStyle w:val="Celda"/>
              <w:rPr>
                <w:del w:id="975" w:author="Alejandro André" w:date="2023-03-05T16:34:00Z"/>
              </w:rPr>
            </w:pPr>
            <w:del w:id="976" w:author="Alejandro André" w:date="2023-03-05T16:34:00Z">
              <w:r w:rsidDel="007B5423">
                <w:delText>Detalles y comentarios</w:delText>
              </w:r>
            </w:del>
          </w:p>
        </w:tc>
      </w:tr>
      <w:tr w:rsidR="007605B7" w:rsidRPr="00532F07" w14:paraId="099DD332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77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78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6027545D" w14:textId="52F0BEBD" w:rsidR="007605B7" w:rsidRPr="007605B7" w:rsidRDefault="007605B7" w:rsidP="007605B7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CancelDate</w:t>
            </w:r>
          </w:p>
        </w:tc>
        <w:tc>
          <w:tcPr>
            <w:tcW w:w="453" w:type="dxa"/>
            <w:shd w:val="clear" w:color="auto" w:fill="auto"/>
            <w:tcPrChange w:id="979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5FDC54D1" w14:textId="77777777" w:rsidR="007605B7" w:rsidRDefault="007605B7" w:rsidP="007605B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80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22AEB862" w14:textId="77777777" w:rsidR="007605B7" w:rsidRPr="003872F5" w:rsidRDefault="007605B7" w:rsidP="007605B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81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23E45501" w14:textId="00B5FEAE" w:rsidR="007605B7" w:rsidRDefault="007605B7" w:rsidP="007605B7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cancelación</w:t>
            </w:r>
          </w:p>
        </w:tc>
      </w:tr>
      <w:tr w:rsidR="007605B7" w:rsidRPr="00532F07" w14:paraId="148A3612" w14:textId="77777777" w:rsidTr="007B5423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PrExChange w:id="982" w:author="Alejandro André" w:date="2023-03-05T16:34:00Z">
            <w:tblPrEx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Ex>
          </w:tblPrExChange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9" w:type="dxa"/>
            <w:shd w:val="clear" w:color="auto" w:fill="auto"/>
            <w:tcPrChange w:id="983" w:author="Alejandro André" w:date="2023-03-05T16:34:00Z">
              <w:tcPr>
                <w:tcW w:w="1967" w:type="dxa"/>
                <w:shd w:val="clear" w:color="auto" w:fill="auto"/>
              </w:tcPr>
            </w:tcPrChange>
          </w:tcPr>
          <w:p w14:paraId="10D0A638" w14:textId="77777777" w:rsidR="007605B7" w:rsidRPr="007605B7" w:rsidRDefault="007605B7" w:rsidP="007605B7">
            <w:pPr>
              <w:pStyle w:val="Celda"/>
              <w:rPr>
                <w:b w:val="0"/>
                <w:bCs w:val="0"/>
              </w:rPr>
            </w:pPr>
            <w:r w:rsidRPr="007605B7">
              <w:rPr>
                <w:b w:val="0"/>
                <w:bCs w:val="0"/>
              </w:rPr>
              <w:t>Cancelation</w:t>
            </w:r>
          </w:p>
        </w:tc>
        <w:tc>
          <w:tcPr>
            <w:tcW w:w="453" w:type="dxa"/>
            <w:shd w:val="clear" w:color="auto" w:fill="auto"/>
            <w:tcPrChange w:id="984" w:author="Alejandro André" w:date="2023-03-05T16:34:00Z">
              <w:tcPr>
                <w:tcW w:w="454" w:type="dxa"/>
                <w:shd w:val="clear" w:color="auto" w:fill="auto"/>
              </w:tcPr>
            </w:tcPrChange>
          </w:tcPr>
          <w:p w14:paraId="2F8564D9" w14:textId="77777777" w:rsidR="007605B7" w:rsidRDefault="007605B7" w:rsidP="007605B7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089" w:type="dxa"/>
            <w:shd w:val="clear" w:color="auto" w:fill="auto"/>
            <w:tcPrChange w:id="985" w:author="Alejandro André" w:date="2023-03-05T16:34:00Z">
              <w:tcPr>
                <w:tcW w:w="2147" w:type="dxa"/>
                <w:shd w:val="clear" w:color="auto" w:fill="auto"/>
              </w:tcPr>
            </w:tcPrChange>
          </w:tcPr>
          <w:p w14:paraId="2B7A9CA5" w14:textId="77777777" w:rsidR="007605B7" w:rsidRPr="003872F5" w:rsidRDefault="007605B7" w:rsidP="007605B7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09" w:type="dxa"/>
            <w:shd w:val="clear" w:color="auto" w:fill="auto"/>
            <w:tcPrChange w:id="986" w:author="Alejandro André" w:date="2023-03-05T16:34:00Z">
              <w:tcPr>
                <w:tcW w:w="4492" w:type="dxa"/>
                <w:shd w:val="clear" w:color="auto" w:fill="auto"/>
              </w:tcPr>
            </w:tcPrChange>
          </w:tcPr>
          <w:p w14:paraId="19D8282E" w14:textId="77777777" w:rsidR="007605B7" w:rsidRDefault="007605B7" w:rsidP="007605B7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Penalización aplicada por cancelación</w:t>
            </w:r>
          </w:p>
        </w:tc>
      </w:tr>
    </w:tbl>
    <w:p w14:paraId="085571D9" w14:textId="77777777" w:rsidR="00F84B75" w:rsidRDefault="00F84B75" w:rsidP="00911D0E">
      <w:pPr>
        <w:pStyle w:val="Ttulo2"/>
      </w:pPr>
      <w:bookmarkStart w:id="987" w:name="_Toc128925252"/>
      <w:bookmarkStart w:id="988" w:name="_Toc123552904"/>
      <w:r>
        <w:t>Tipo de reserva.</w:t>
      </w:r>
      <w:bookmarkEnd w:id="987"/>
    </w:p>
    <w:p w14:paraId="50FD4CA6" w14:textId="77777777" w:rsidR="00F84B75" w:rsidRDefault="00F84B75" w:rsidP="00F84B75">
      <w:r>
        <w:t>Canales o tipos de reservas que se pueden realizar: web, intermediario, directa, etc.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F84B75" w:rsidRPr="00202134" w14:paraId="60C0D42F" w14:textId="77777777" w:rsidTr="00804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0726CB3" w14:textId="77777777" w:rsidR="00F84B75" w:rsidRPr="00202134" w:rsidRDefault="00F84B75" w:rsidP="00804D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BookingType</w:t>
            </w:r>
          </w:p>
        </w:tc>
      </w:tr>
      <w:tr w:rsidR="00F84B75" w:rsidRPr="003872F5" w14:paraId="70DB8C18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0990203" w14:textId="77777777" w:rsidR="00F84B75" w:rsidRPr="003872F5" w:rsidRDefault="00F84B75" w:rsidP="00804D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8EF1F5A" w14:textId="77777777" w:rsidR="00F84B75" w:rsidRPr="003872F5" w:rsidRDefault="00F84B75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92BFF9" w14:textId="77777777" w:rsidR="00F84B75" w:rsidRPr="003872F5" w:rsidRDefault="00F84B75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F84B75" w:rsidRPr="00532F07" w14:paraId="6A3E0644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19A705A" w14:textId="77777777" w:rsidR="00F84B75" w:rsidRPr="00344BB2" w:rsidRDefault="00F84B75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0CD4FB73" w14:textId="77777777" w:rsidR="00F84B75" w:rsidRPr="003872F5" w:rsidRDefault="00F84B75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1BF1A94" w14:textId="77777777" w:rsidR="00F84B75" w:rsidRPr="003872F5" w:rsidRDefault="00F84B75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7B6B9B9E" w14:textId="77777777" w:rsidR="00F84B75" w:rsidRPr="003872F5" w:rsidRDefault="00F84B75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</w:t>
            </w:r>
          </w:p>
        </w:tc>
      </w:tr>
    </w:tbl>
    <w:p w14:paraId="3A5BAAC7" w14:textId="77777777" w:rsidR="00B00F5E" w:rsidRDefault="00B00F5E" w:rsidP="00B00F5E">
      <w:pPr>
        <w:pStyle w:val="Prrafo"/>
      </w:pPr>
    </w:p>
    <w:p w14:paraId="06C7CECB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3FD24DD3" w14:textId="70EB1D16" w:rsidR="00DB6978" w:rsidRDefault="00D26C26" w:rsidP="00911D0E">
      <w:pPr>
        <w:pStyle w:val="Ttulo2"/>
      </w:pPr>
      <w:bookmarkStart w:id="989" w:name="_Toc128925253"/>
      <w:r>
        <w:lastRenderedPageBreak/>
        <w:t>Plaza</w:t>
      </w:r>
      <w:r w:rsidR="00EC7E21">
        <w:t>s</w:t>
      </w:r>
      <w:r w:rsidR="00456F98">
        <w:t xml:space="preserve"> </w:t>
      </w:r>
      <w:r w:rsidR="00EC7E21">
        <w:t xml:space="preserve">de </w:t>
      </w:r>
      <w:r w:rsidR="00DB6978">
        <w:t>reserva.</w:t>
      </w:r>
      <w:bookmarkEnd w:id="989"/>
    </w:p>
    <w:p w14:paraId="02007D1C" w14:textId="43ADE870" w:rsidR="00DB6978" w:rsidRDefault="00DC4975" w:rsidP="00DB6978">
      <w:r>
        <w:t xml:space="preserve">Plazas solicitadas por cada reserva. </w:t>
      </w:r>
      <w:r w:rsidR="00DB6978">
        <w:t xml:space="preserve">Una reserva puede hacerse </w:t>
      </w:r>
      <w:r w:rsidR="00456F98">
        <w:t xml:space="preserve">para </w:t>
      </w:r>
      <w:r w:rsidR="00DB6978">
        <w:t xml:space="preserve">una o varias plazas </w:t>
      </w:r>
      <w:r w:rsidR="00456F98">
        <w:t>simultáneas -reserva de grupo</w:t>
      </w:r>
      <w:r w:rsidR="00DB6978"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26"/>
        <w:gridCol w:w="454"/>
        <w:gridCol w:w="2141"/>
        <w:gridCol w:w="4473"/>
      </w:tblGrid>
      <w:tr w:rsidR="00DB6978" w:rsidRPr="00202134" w14:paraId="239BCBDC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67CC4C66" w14:textId="77777777" w:rsidR="00DB6978" w:rsidRPr="00202134" w:rsidRDefault="00DB6978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BookingLine</w:t>
            </w:r>
          </w:p>
        </w:tc>
      </w:tr>
      <w:tr w:rsidR="00DB6978" w:rsidRPr="003872F5" w14:paraId="129F03BE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AE8897F" w14:textId="77777777" w:rsidR="00DB6978" w:rsidRPr="003872F5" w:rsidRDefault="00DB6978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5EF870F" w14:textId="77777777" w:rsidR="00DB6978" w:rsidRPr="003872F5" w:rsidRDefault="00DB697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11D0D96" w14:textId="77777777" w:rsidR="00DB6978" w:rsidRPr="003872F5" w:rsidRDefault="00DB697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DB6978" w:rsidRPr="00532F07" w14:paraId="4850AE90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795F581A" w14:textId="77777777" w:rsidR="00DB6978" w:rsidRPr="00344BB2" w:rsidRDefault="00DB6978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BookingId</w:t>
            </w:r>
          </w:p>
        </w:tc>
        <w:tc>
          <w:tcPr>
            <w:tcW w:w="454" w:type="dxa"/>
            <w:shd w:val="clear" w:color="auto" w:fill="auto"/>
          </w:tcPr>
          <w:p w14:paraId="59C3D39B" w14:textId="77777777" w:rsidR="00DB6978" w:rsidRPr="003872F5" w:rsidRDefault="00DB697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899CC62" w14:textId="77777777" w:rsidR="00DB6978" w:rsidRPr="003872F5" w:rsidRDefault="00DB697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</w:t>
            </w:r>
          </w:p>
        </w:tc>
        <w:tc>
          <w:tcPr>
            <w:tcW w:w="4473" w:type="dxa"/>
            <w:shd w:val="clear" w:color="auto" w:fill="auto"/>
          </w:tcPr>
          <w:p w14:paraId="4F4294BB" w14:textId="77777777" w:rsidR="00DB6978" w:rsidRPr="003872F5" w:rsidRDefault="00DB697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reserva</w:t>
            </w:r>
          </w:p>
        </w:tc>
      </w:tr>
      <w:tr w:rsidR="00B53822" w:rsidRPr="00532F07" w14:paraId="3D59B6D2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47976A4B" w14:textId="77777777" w:rsidR="00B53822" w:rsidRDefault="00B53822" w:rsidP="00B53822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16D59E2F" w14:textId="77777777" w:rsidR="00B53822" w:rsidRDefault="00B53822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1C2229DF" w14:textId="77777777" w:rsidR="00B53822" w:rsidRDefault="00B53822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73" w:type="dxa"/>
            <w:shd w:val="clear" w:color="auto" w:fill="auto"/>
          </w:tcPr>
          <w:p w14:paraId="65AD1DB6" w14:textId="77777777" w:rsidR="00B53822" w:rsidRDefault="00B53822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edificio solicitado</w:t>
            </w:r>
          </w:p>
        </w:tc>
      </w:tr>
      <w:tr w:rsidR="00B53822" w:rsidRPr="00532F07" w14:paraId="5EDDA583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35C758C0" w14:textId="77777777" w:rsidR="00B53822" w:rsidRDefault="00B53822" w:rsidP="00B53822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ResourceTypeId</w:t>
            </w:r>
          </w:p>
        </w:tc>
        <w:tc>
          <w:tcPr>
            <w:tcW w:w="454" w:type="dxa"/>
            <w:shd w:val="clear" w:color="auto" w:fill="auto"/>
          </w:tcPr>
          <w:p w14:paraId="3BA49C03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3501E5E6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Tipología de recurso</w:t>
            </w:r>
          </w:p>
        </w:tc>
        <w:tc>
          <w:tcPr>
            <w:tcW w:w="4473" w:type="dxa"/>
            <w:shd w:val="clear" w:color="auto" w:fill="auto"/>
          </w:tcPr>
          <w:p w14:paraId="24DD74FC" w14:textId="77777777" w:rsidR="00B53822" w:rsidRDefault="00B53822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tipología solicitada</w:t>
            </w:r>
          </w:p>
        </w:tc>
      </w:tr>
      <w:tr w:rsidR="00022CB0" w:rsidRPr="00532F07" w14:paraId="2F2F3D77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2A1CE8B2" w14:textId="7863E942" w:rsidR="00022CB0" w:rsidRDefault="002748C2" w:rsidP="00B00F5E">
            <w:pPr>
              <w:pStyle w:val="Celda"/>
              <w:ind w:left="709" w:hanging="709"/>
              <w:rPr>
                <w:b w:val="0"/>
              </w:rPr>
            </w:pPr>
            <w:r>
              <w:rPr>
                <w:b w:val="0"/>
              </w:rPr>
              <w:t>Resident</w:t>
            </w:r>
            <w:r w:rsidR="00022CB0">
              <w:rPr>
                <w:b w:val="0"/>
              </w:rPr>
              <w:t>Id</w:t>
            </w:r>
          </w:p>
        </w:tc>
        <w:tc>
          <w:tcPr>
            <w:tcW w:w="454" w:type="dxa"/>
            <w:shd w:val="clear" w:color="auto" w:fill="auto"/>
          </w:tcPr>
          <w:p w14:paraId="3217B75A" w14:textId="6654F105" w:rsidR="00022CB0" w:rsidRDefault="00022CB0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52E1C47F" w14:textId="36FE6DED" w:rsidR="00022CB0" w:rsidRDefault="00022CB0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</w:t>
            </w:r>
          </w:p>
        </w:tc>
        <w:tc>
          <w:tcPr>
            <w:tcW w:w="4473" w:type="dxa"/>
            <w:shd w:val="clear" w:color="auto" w:fill="auto"/>
          </w:tcPr>
          <w:p w14:paraId="3A3C1CF2" w14:textId="5B5B4256" w:rsidR="00022CB0" w:rsidRDefault="00022CB0" w:rsidP="00B5382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Residente de la plaza</w:t>
            </w:r>
          </w:p>
        </w:tc>
      </w:tr>
      <w:tr w:rsidR="003C2CAA" w:rsidRPr="00532F07" w14:paraId="20CEB324" w14:textId="77777777" w:rsidTr="004412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EF336A1" w14:textId="77777777" w:rsidR="003C2CAA" w:rsidRDefault="003C2CAA" w:rsidP="003C2CAA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ReasonId</w:t>
            </w:r>
          </w:p>
        </w:tc>
        <w:tc>
          <w:tcPr>
            <w:tcW w:w="480" w:type="dxa"/>
            <w:gridSpan w:val="2"/>
            <w:shd w:val="clear" w:color="auto" w:fill="auto"/>
          </w:tcPr>
          <w:p w14:paraId="23837FE7" w14:textId="77777777" w:rsidR="003C2CAA" w:rsidRDefault="003C2CAA" w:rsidP="003C2CA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06CE8A5A" w14:textId="77777777" w:rsidR="003C2CAA" w:rsidRDefault="003C2CAA" w:rsidP="003C2CA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Motivo</w:t>
            </w:r>
          </w:p>
        </w:tc>
        <w:tc>
          <w:tcPr>
            <w:tcW w:w="4473" w:type="dxa"/>
            <w:shd w:val="clear" w:color="auto" w:fill="auto"/>
          </w:tcPr>
          <w:p w14:paraId="3C9E5279" w14:textId="77777777" w:rsidR="003C2CAA" w:rsidRDefault="003C2CAA" w:rsidP="003C2CAA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Motivo de la estancia</w:t>
            </w:r>
          </w:p>
        </w:tc>
      </w:tr>
      <w:tr w:rsidR="00D052D5" w:rsidRPr="00532F07" w14:paraId="07DA1E4D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54F9E8B5" w14:textId="6D6B2749" w:rsidR="00D052D5" w:rsidRDefault="002233CE" w:rsidP="00D052D5">
            <w:pPr>
              <w:pStyle w:val="Celda"/>
              <w:rPr>
                <w:b w:val="0"/>
              </w:rPr>
            </w:pPr>
            <w:r>
              <w:rPr>
                <w:b w:val="0"/>
              </w:rPr>
              <w:t>Checkin</w:t>
            </w:r>
            <w:r w:rsidR="00D052D5">
              <w:rPr>
                <w:b w:val="0"/>
              </w:rPr>
              <w:t>Date</w:t>
            </w:r>
          </w:p>
        </w:tc>
        <w:tc>
          <w:tcPr>
            <w:tcW w:w="454" w:type="dxa"/>
            <w:shd w:val="clear" w:color="auto" w:fill="auto"/>
          </w:tcPr>
          <w:p w14:paraId="12613FA6" w14:textId="1DC2D789" w:rsidR="00D052D5" w:rsidRDefault="00D052D5" w:rsidP="00D052D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7D37941" w14:textId="56D37005" w:rsidR="00D052D5" w:rsidRDefault="00D052D5" w:rsidP="00D052D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6DF840F" w14:textId="718325EF" w:rsidR="00D052D5" w:rsidRDefault="00D052D5" w:rsidP="00D052D5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Fecha de </w:t>
            </w:r>
            <w:r w:rsidR="002233CE">
              <w:t>check in</w:t>
            </w:r>
          </w:p>
        </w:tc>
      </w:tr>
      <w:tr w:rsidR="00D052D5" w:rsidRPr="00532F07" w14:paraId="4F82236E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58B652FF" w14:textId="42CF17C0" w:rsidR="00D052D5" w:rsidRDefault="002233CE" w:rsidP="00B53822">
            <w:pPr>
              <w:pStyle w:val="Celda"/>
              <w:rPr>
                <w:b w:val="0"/>
              </w:rPr>
            </w:pPr>
            <w:r>
              <w:rPr>
                <w:b w:val="0"/>
              </w:rPr>
              <w:t>Checkin</w:t>
            </w:r>
            <w:r w:rsidR="00D052D5">
              <w:rPr>
                <w:b w:val="0"/>
              </w:rPr>
              <w:t>Type</w:t>
            </w:r>
          </w:p>
        </w:tc>
        <w:tc>
          <w:tcPr>
            <w:tcW w:w="454" w:type="dxa"/>
            <w:shd w:val="clear" w:color="auto" w:fill="auto"/>
          </w:tcPr>
          <w:p w14:paraId="659ADBBF" w14:textId="662F2500" w:rsidR="00D052D5" w:rsidRDefault="00D052D5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00ED29CC" w14:textId="580ED65F" w:rsidR="00D052D5" w:rsidRDefault="00D052D5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r w:rsidR="002233CE">
              <w:t>check in</w:t>
            </w:r>
          </w:p>
        </w:tc>
        <w:tc>
          <w:tcPr>
            <w:tcW w:w="4473" w:type="dxa"/>
            <w:shd w:val="clear" w:color="auto" w:fill="auto"/>
          </w:tcPr>
          <w:p w14:paraId="256930CE" w14:textId="2C7B641E" w:rsidR="00D052D5" w:rsidRDefault="00D052D5" w:rsidP="00B5382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Tipo de </w:t>
            </w:r>
            <w:r w:rsidR="002233CE">
              <w:t>check in</w:t>
            </w:r>
          </w:p>
        </w:tc>
      </w:tr>
      <w:tr w:rsidR="0014733E" w:rsidRPr="00532F07" w14:paraId="21FFD551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733216F7" w14:textId="77777777" w:rsidR="0014733E" w:rsidRDefault="0014733E" w:rsidP="0014733E">
            <w:pPr>
              <w:pStyle w:val="Celda"/>
            </w:pPr>
            <w:r>
              <w:rPr>
                <w:b w:val="0"/>
              </w:rPr>
              <w:t>Blocked</w:t>
            </w:r>
          </w:p>
        </w:tc>
        <w:tc>
          <w:tcPr>
            <w:tcW w:w="454" w:type="dxa"/>
            <w:shd w:val="clear" w:color="auto" w:fill="auto"/>
          </w:tcPr>
          <w:p w14:paraId="63A7FB56" w14:textId="77777777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E620AF4" w14:textId="77777777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524AFE05" w14:textId="77777777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Indicador de que no se puede mover la reserva</w:t>
            </w:r>
          </w:p>
        </w:tc>
      </w:tr>
      <w:tr w:rsidR="0014733E" w:rsidRPr="00532F07" w14:paraId="1F985D3B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6073701F" w14:textId="333D624C" w:rsidR="0014733E" w:rsidRDefault="0014733E" w:rsidP="0014733E">
            <w:pPr>
              <w:pStyle w:val="Celda"/>
            </w:pPr>
            <w:r>
              <w:rPr>
                <w:b w:val="0"/>
              </w:rPr>
              <w:t>ResourceId</w:t>
            </w:r>
          </w:p>
        </w:tc>
        <w:tc>
          <w:tcPr>
            <w:tcW w:w="454" w:type="dxa"/>
            <w:shd w:val="clear" w:color="auto" w:fill="auto"/>
          </w:tcPr>
          <w:p w14:paraId="47A13D30" w14:textId="54F0CA7C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0FB531CF" w14:textId="3494DED3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73" w:type="dxa"/>
            <w:shd w:val="clear" w:color="auto" w:fill="auto"/>
          </w:tcPr>
          <w:p w14:paraId="35447DBC" w14:textId="4E350E15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recurso reservado</w:t>
            </w:r>
          </w:p>
        </w:tc>
      </w:tr>
      <w:tr w:rsidR="0014733E" w:rsidRPr="00532F07" w14:paraId="52CEB9FE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07E14D27" w14:textId="6DC95800" w:rsidR="0014733E" w:rsidRDefault="003A74F4" w:rsidP="0014733E">
            <w:pPr>
              <w:pStyle w:val="Celda"/>
            </w:pPr>
            <w:r>
              <w:rPr>
                <w:b w:val="0"/>
              </w:rPr>
              <w:t>Change</w:t>
            </w:r>
            <w:r w:rsidR="0014733E">
              <w:rPr>
                <w:b w:val="0"/>
              </w:rPr>
              <w:t>ResourceId</w:t>
            </w:r>
          </w:p>
        </w:tc>
        <w:tc>
          <w:tcPr>
            <w:tcW w:w="454" w:type="dxa"/>
            <w:shd w:val="clear" w:color="auto" w:fill="auto"/>
          </w:tcPr>
          <w:p w14:paraId="69597E6C" w14:textId="4BD8634A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2953EA59" w14:textId="4765F043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73" w:type="dxa"/>
            <w:shd w:val="clear" w:color="auto" w:fill="auto"/>
          </w:tcPr>
          <w:p w14:paraId="13522E81" w14:textId="43CA7160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recurso reservado, cambio</w:t>
            </w:r>
          </w:p>
        </w:tc>
      </w:tr>
      <w:tr w:rsidR="0014733E" w:rsidRPr="00532F07" w14:paraId="30F0DE42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0F6A6ACB" w14:textId="0404E6D1" w:rsidR="0014733E" w:rsidRDefault="003A74F4" w:rsidP="0014733E">
            <w:pPr>
              <w:pStyle w:val="Celda"/>
            </w:pPr>
            <w:r>
              <w:rPr>
                <w:b w:val="0"/>
              </w:rPr>
              <w:t>ChangeDate</w:t>
            </w:r>
          </w:p>
        </w:tc>
        <w:tc>
          <w:tcPr>
            <w:tcW w:w="454" w:type="dxa"/>
            <w:shd w:val="clear" w:color="auto" w:fill="auto"/>
          </w:tcPr>
          <w:p w14:paraId="008FB1B6" w14:textId="77777777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3A153EF" w14:textId="77777777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7F1DAFDE" w14:textId="7178F115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de cambio</w:t>
            </w:r>
          </w:p>
        </w:tc>
      </w:tr>
      <w:tr w:rsidR="0014733E" w:rsidRPr="00532F07" w14:paraId="2FACBA44" w14:textId="77777777" w:rsidTr="003C2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67618F8D" w14:textId="6DA7F3A5" w:rsidR="0014733E" w:rsidRDefault="003A74F4" w:rsidP="0014733E">
            <w:pPr>
              <w:pStyle w:val="Celda"/>
            </w:pPr>
            <w:r>
              <w:rPr>
                <w:b w:val="0"/>
              </w:rPr>
              <w:t>Change2</w:t>
            </w:r>
            <w:r w:rsidR="0014733E">
              <w:rPr>
                <w:b w:val="0"/>
              </w:rPr>
              <w:t>ResourceId</w:t>
            </w:r>
          </w:p>
        </w:tc>
        <w:tc>
          <w:tcPr>
            <w:tcW w:w="454" w:type="dxa"/>
            <w:shd w:val="clear" w:color="auto" w:fill="auto"/>
          </w:tcPr>
          <w:p w14:paraId="24CCFCF9" w14:textId="08C4CBBF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6711B3BF" w14:textId="00C90654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73" w:type="dxa"/>
            <w:shd w:val="clear" w:color="auto" w:fill="auto"/>
          </w:tcPr>
          <w:p w14:paraId="2D2997AE" w14:textId="2A840DF2" w:rsidR="0014733E" w:rsidRDefault="0014733E" w:rsidP="0014733E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recurso reservado, 2º cambio</w:t>
            </w:r>
          </w:p>
        </w:tc>
      </w:tr>
      <w:tr w:rsidR="0014733E" w:rsidRPr="00532F07" w14:paraId="57099DA9" w14:textId="77777777" w:rsidTr="003C2C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shd w:val="clear" w:color="auto" w:fill="auto"/>
          </w:tcPr>
          <w:p w14:paraId="6FEAAE10" w14:textId="14DE2A21" w:rsidR="0014733E" w:rsidRDefault="003A74F4" w:rsidP="0014733E">
            <w:pPr>
              <w:pStyle w:val="Celda"/>
            </w:pPr>
            <w:r>
              <w:rPr>
                <w:b w:val="0"/>
              </w:rPr>
              <w:t>Change2Date</w:t>
            </w:r>
          </w:p>
        </w:tc>
        <w:tc>
          <w:tcPr>
            <w:tcW w:w="454" w:type="dxa"/>
            <w:shd w:val="clear" w:color="auto" w:fill="auto"/>
          </w:tcPr>
          <w:p w14:paraId="192488D6" w14:textId="77777777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9A2384F" w14:textId="77777777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4F56FBE0" w14:textId="1A3E8175" w:rsidR="0014733E" w:rsidRDefault="0014733E" w:rsidP="0014733E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Fecha de </w:t>
            </w:r>
            <w:r w:rsidR="003A74F4">
              <w:t>2º cambio</w:t>
            </w:r>
          </w:p>
        </w:tc>
      </w:tr>
    </w:tbl>
    <w:p w14:paraId="0F863363" w14:textId="03B850FC" w:rsidR="0013078C" w:rsidRDefault="0013078C" w:rsidP="00911D0E">
      <w:pPr>
        <w:pStyle w:val="Ttulo2"/>
      </w:pPr>
      <w:bookmarkStart w:id="990" w:name="_Toc128925254"/>
      <w:r>
        <w:t>Alternativas.</w:t>
      </w:r>
      <w:bookmarkEnd w:id="990"/>
    </w:p>
    <w:p w14:paraId="2A6E110B" w14:textId="13B19599" w:rsidR="0013078C" w:rsidRDefault="00DC4975" w:rsidP="0013078C">
      <w:r>
        <w:t>Alternativas propuestas por Cotown a las solicitudes de reserva de un cliente.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13078C" w:rsidRPr="00202134" w14:paraId="53E531B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B908FB0" w14:textId="09F17AA0" w:rsidR="0013078C" w:rsidRPr="00202134" w:rsidRDefault="0013078C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BookingOption</w:t>
            </w:r>
          </w:p>
        </w:tc>
      </w:tr>
      <w:tr w:rsidR="0013078C" w:rsidRPr="003872F5" w14:paraId="2D49748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AB1576F" w14:textId="77777777" w:rsidR="0013078C" w:rsidRPr="003872F5" w:rsidRDefault="0013078C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073ECE8" w14:textId="77777777" w:rsidR="0013078C" w:rsidRPr="003872F5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A5440DF" w14:textId="77777777" w:rsidR="0013078C" w:rsidRPr="003872F5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13078C" w:rsidRPr="00532F07" w14:paraId="35597B1D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607CD0F" w14:textId="38DDA03F" w:rsidR="0013078C" w:rsidRPr="00344BB2" w:rsidRDefault="0013078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BookingLineId</w:t>
            </w:r>
          </w:p>
        </w:tc>
        <w:tc>
          <w:tcPr>
            <w:tcW w:w="454" w:type="dxa"/>
            <w:shd w:val="clear" w:color="auto" w:fill="auto"/>
          </w:tcPr>
          <w:p w14:paraId="2452A1E0" w14:textId="77777777" w:rsidR="0013078C" w:rsidRPr="003872F5" w:rsidRDefault="0013078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1118D7BC" w14:textId="1C339F40" w:rsidR="0013078C" w:rsidRPr="003872F5" w:rsidRDefault="0013078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Plaza de reserva</w:t>
            </w:r>
          </w:p>
        </w:tc>
        <w:tc>
          <w:tcPr>
            <w:tcW w:w="4492" w:type="dxa"/>
            <w:shd w:val="clear" w:color="auto" w:fill="auto"/>
          </w:tcPr>
          <w:p w14:paraId="0118F41C" w14:textId="77777777" w:rsidR="0013078C" w:rsidRPr="003872F5" w:rsidRDefault="0013078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reserva</w:t>
            </w:r>
          </w:p>
        </w:tc>
      </w:tr>
      <w:tr w:rsidR="0013078C" w:rsidRPr="00532F07" w14:paraId="4B10E3E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4D4D011" w14:textId="77777777" w:rsidR="0013078C" w:rsidRDefault="0013078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54" w:type="dxa"/>
            <w:shd w:val="clear" w:color="auto" w:fill="auto"/>
          </w:tcPr>
          <w:p w14:paraId="333EFAEC" w14:textId="77777777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122D10B2" w14:textId="77777777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92" w:type="dxa"/>
            <w:shd w:val="clear" w:color="auto" w:fill="auto"/>
          </w:tcPr>
          <w:p w14:paraId="65E631C9" w14:textId="1BE0EEB4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edificio propuesto</w:t>
            </w:r>
          </w:p>
        </w:tc>
      </w:tr>
      <w:tr w:rsidR="005E4C9C" w:rsidRPr="00532F07" w14:paraId="5AF38C18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C2C9560" w14:textId="0E112F32" w:rsidR="005E4C9C" w:rsidRDefault="005E4C9C" w:rsidP="005E4C9C">
            <w:pPr>
              <w:pStyle w:val="Celda"/>
              <w:rPr>
                <w:b w:val="0"/>
              </w:rPr>
            </w:pPr>
            <w:r>
              <w:rPr>
                <w:b w:val="0"/>
              </w:rPr>
              <w:t>FlatTypeId</w:t>
            </w:r>
          </w:p>
        </w:tc>
        <w:tc>
          <w:tcPr>
            <w:tcW w:w="454" w:type="dxa"/>
            <w:shd w:val="clear" w:color="auto" w:fill="auto"/>
          </w:tcPr>
          <w:p w14:paraId="556B7EFB" w14:textId="77777777" w:rsidR="005E4C9C" w:rsidRDefault="005E4C9C" w:rsidP="005E4C9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17F34DCF" w14:textId="77777777" w:rsidR="005E4C9C" w:rsidRDefault="005E4C9C" w:rsidP="005E4C9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Tipología de recurso</w:t>
            </w:r>
          </w:p>
        </w:tc>
        <w:tc>
          <w:tcPr>
            <w:tcW w:w="4492" w:type="dxa"/>
            <w:shd w:val="clear" w:color="auto" w:fill="auto"/>
          </w:tcPr>
          <w:p w14:paraId="6BFCC3E1" w14:textId="7DB962FC" w:rsidR="005E4C9C" w:rsidRDefault="005E4C9C" w:rsidP="005E4C9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 la tipología </w:t>
            </w:r>
            <w:r w:rsidR="00790903">
              <w:t xml:space="preserve">de piso </w:t>
            </w:r>
            <w:r>
              <w:t>propuesta</w:t>
            </w:r>
          </w:p>
        </w:tc>
      </w:tr>
      <w:tr w:rsidR="0013078C" w:rsidRPr="00532F07" w14:paraId="6CE77F2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20406BB" w14:textId="77777777" w:rsidR="0013078C" w:rsidRDefault="0013078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ResourceTypeId</w:t>
            </w:r>
          </w:p>
        </w:tc>
        <w:tc>
          <w:tcPr>
            <w:tcW w:w="454" w:type="dxa"/>
            <w:shd w:val="clear" w:color="auto" w:fill="auto"/>
          </w:tcPr>
          <w:p w14:paraId="4F8330C3" w14:textId="77777777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76F29A34" w14:textId="77777777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Tipología de recurso</w:t>
            </w:r>
          </w:p>
        </w:tc>
        <w:tc>
          <w:tcPr>
            <w:tcW w:w="4492" w:type="dxa"/>
            <w:shd w:val="clear" w:color="auto" w:fill="auto"/>
          </w:tcPr>
          <w:p w14:paraId="5412B646" w14:textId="4855AB70" w:rsidR="0013078C" w:rsidRDefault="0013078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Identificador de la tipología </w:t>
            </w:r>
            <w:r w:rsidR="00790903">
              <w:t xml:space="preserve">de plaza </w:t>
            </w:r>
            <w:r>
              <w:t>propuesta</w:t>
            </w:r>
          </w:p>
        </w:tc>
      </w:tr>
      <w:tr w:rsidR="00C52A47" w:rsidRPr="00532F07" w14:paraId="22D321F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6CC9A7B" w14:textId="5EDC2168" w:rsidR="00C52A47" w:rsidRPr="00C52A47" w:rsidRDefault="00C52A47" w:rsidP="00C65818">
            <w:pPr>
              <w:pStyle w:val="Celda"/>
              <w:rPr>
                <w:b w:val="0"/>
                <w:bCs w:val="0"/>
              </w:rPr>
            </w:pPr>
            <w:r w:rsidRPr="00C52A47">
              <w:rPr>
                <w:b w:val="0"/>
                <w:bCs w:val="0"/>
              </w:rPr>
              <w:t>Accepted</w:t>
            </w:r>
          </w:p>
        </w:tc>
        <w:tc>
          <w:tcPr>
            <w:tcW w:w="454" w:type="dxa"/>
            <w:shd w:val="clear" w:color="auto" w:fill="auto"/>
          </w:tcPr>
          <w:p w14:paraId="124F1D9A" w14:textId="77777777" w:rsidR="00C52A47" w:rsidRDefault="00C52A4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02F6A47" w14:textId="77777777" w:rsidR="00C52A47" w:rsidRDefault="00C52A4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60CC44A" w14:textId="69D7A0CF" w:rsidR="00C52A47" w:rsidRDefault="00C52A4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Indicador de aceptación de la propuesta</w:t>
            </w:r>
          </w:p>
        </w:tc>
      </w:tr>
    </w:tbl>
    <w:p w14:paraId="66EBED6A" w14:textId="77777777" w:rsidR="00B00F5E" w:rsidRDefault="00B00F5E" w:rsidP="00B00F5E">
      <w:pPr>
        <w:pStyle w:val="Prrafo"/>
      </w:pPr>
      <w:bookmarkStart w:id="991" w:name="_Toc123552906"/>
      <w:bookmarkEnd w:id="988"/>
    </w:p>
    <w:p w14:paraId="15B0630D" w14:textId="3A54EBEE" w:rsidR="00EB5EC2" w:rsidRDefault="00EB5EC2" w:rsidP="00911D0E">
      <w:pPr>
        <w:pStyle w:val="Ttulo2"/>
      </w:pPr>
      <w:bookmarkStart w:id="992" w:name="_Toc128925255"/>
      <w:r>
        <w:lastRenderedPageBreak/>
        <w:t>Servicios adicionales.</w:t>
      </w:r>
      <w:bookmarkEnd w:id="992"/>
    </w:p>
    <w:p w14:paraId="2AD4AE5C" w14:textId="04178C14" w:rsidR="00EB5EC2" w:rsidRDefault="00EB5EC2" w:rsidP="00EB5EC2">
      <w:r>
        <w:t>Servicios adicionales proporcionados, que se incorporarán a las facturas.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EB5EC2" w:rsidRPr="00BB638B" w14:paraId="5BDC59E1" w14:textId="77777777" w:rsidTr="00BB6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3C31C196" w14:textId="081BC09B" w:rsidR="00EB5EC2" w:rsidRPr="00202134" w:rsidRDefault="00EB5EC2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BookingService</w:t>
            </w:r>
          </w:p>
        </w:tc>
      </w:tr>
      <w:tr w:rsidR="00EB5EC2" w:rsidRPr="003872F5" w14:paraId="035EB59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F70E408" w14:textId="77777777" w:rsidR="00EB5EC2" w:rsidRPr="003872F5" w:rsidRDefault="00EB5EC2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E8D1D6" w14:textId="77777777" w:rsidR="00EB5EC2" w:rsidRPr="003872F5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6C6CACC" w14:textId="77777777" w:rsidR="00EB5EC2" w:rsidRPr="003872F5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B5EC2" w:rsidRPr="00532F07" w14:paraId="6F588D5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2726981" w14:textId="432ED9BC" w:rsidR="00EB5EC2" w:rsidRDefault="00EB5EC2" w:rsidP="00EB5EC2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ProviderId</w:t>
            </w:r>
          </w:p>
        </w:tc>
        <w:tc>
          <w:tcPr>
            <w:tcW w:w="454" w:type="dxa"/>
            <w:shd w:val="clear" w:color="auto" w:fill="auto"/>
          </w:tcPr>
          <w:p w14:paraId="7A462CE3" w14:textId="77777777" w:rsidR="00EB5EC2" w:rsidRPr="003872F5" w:rsidRDefault="00EB5EC2" w:rsidP="00EB5E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7134F50E" w14:textId="1D88201A" w:rsidR="00EB5EC2" w:rsidRPr="003872F5" w:rsidRDefault="00EB5EC2" w:rsidP="00EB5E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Proveedor</w:t>
            </w:r>
          </w:p>
        </w:tc>
        <w:tc>
          <w:tcPr>
            <w:tcW w:w="4492" w:type="dxa"/>
            <w:shd w:val="clear" w:color="auto" w:fill="auto"/>
          </w:tcPr>
          <w:p w14:paraId="17A9FCEB" w14:textId="6873E0D2" w:rsidR="00EB5EC2" w:rsidRDefault="00EB5EC2" w:rsidP="00EB5EC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proveedor</w:t>
            </w:r>
          </w:p>
        </w:tc>
      </w:tr>
      <w:tr w:rsidR="00EB5EC2" w:rsidRPr="00532F07" w14:paraId="05E7F35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9576284" w14:textId="77777777" w:rsidR="00EB5EC2" w:rsidRDefault="00EB5E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ServiceId</w:t>
            </w:r>
          </w:p>
        </w:tc>
        <w:tc>
          <w:tcPr>
            <w:tcW w:w="454" w:type="dxa"/>
            <w:shd w:val="clear" w:color="auto" w:fill="auto"/>
          </w:tcPr>
          <w:p w14:paraId="586B5B1C" w14:textId="77777777" w:rsidR="00EB5EC2" w:rsidRPr="003872F5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993365D" w14:textId="77777777" w:rsidR="00EB5EC2" w:rsidRPr="003872F5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</w:t>
            </w:r>
          </w:p>
        </w:tc>
        <w:tc>
          <w:tcPr>
            <w:tcW w:w="4492" w:type="dxa"/>
            <w:shd w:val="clear" w:color="auto" w:fill="auto"/>
          </w:tcPr>
          <w:p w14:paraId="0F994490" w14:textId="77777777" w:rsidR="00EB5EC2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servicio facturado</w:t>
            </w:r>
          </w:p>
        </w:tc>
      </w:tr>
      <w:tr w:rsidR="00EB5EC2" w:rsidRPr="00532F07" w14:paraId="2A30DE9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E6E74AB" w14:textId="77777777" w:rsidR="00EB5EC2" w:rsidRDefault="00EB5E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Amount</w:t>
            </w:r>
          </w:p>
        </w:tc>
        <w:tc>
          <w:tcPr>
            <w:tcW w:w="454" w:type="dxa"/>
            <w:shd w:val="clear" w:color="auto" w:fill="auto"/>
          </w:tcPr>
          <w:p w14:paraId="5E7EA2D4" w14:textId="77777777" w:rsidR="00EB5EC2" w:rsidRDefault="00EB5E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B398FA2" w14:textId="77777777" w:rsidR="00EB5EC2" w:rsidRDefault="00EB5E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A4813EB" w14:textId="77777777" w:rsidR="00EB5EC2" w:rsidRDefault="00EB5E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</w:t>
            </w:r>
          </w:p>
        </w:tc>
      </w:tr>
      <w:tr w:rsidR="00EB5EC2" w:rsidRPr="00532F07" w14:paraId="41CB72E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29C70B2" w14:textId="77777777" w:rsidR="00EB5EC2" w:rsidRDefault="00EB5E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  <w:tc>
          <w:tcPr>
            <w:tcW w:w="454" w:type="dxa"/>
            <w:shd w:val="clear" w:color="auto" w:fill="auto"/>
          </w:tcPr>
          <w:p w14:paraId="669C3022" w14:textId="77777777" w:rsidR="00EB5EC2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0EF6F88" w14:textId="77777777" w:rsidR="00EB5EC2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C966C74" w14:textId="77777777" w:rsidR="00EB5EC2" w:rsidRDefault="00EB5E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Comentarios</w:t>
            </w:r>
          </w:p>
        </w:tc>
      </w:tr>
    </w:tbl>
    <w:p w14:paraId="1A1C2207" w14:textId="3681DD7A" w:rsidR="003C4930" w:rsidRPr="003E33A6" w:rsidRDefault="003C4930" w:rsidP="00911D0E">
      <w:pPr>
        <w:pStyle w:val="Ttulo2"/>
      </w:pPr>
      <w:bookmarkStart w:id="993" w:name="_Toc128925256"/>
      <w:r>
        <w:t>Precio.</w:t>
      </w:r>
      <w:bookmarkEnd w:id="991"/>
      <w:bookmarkEnd w:id="993"/>
    </w:p>
    <w:p w14:paraId="445230B9" w14:textId="77777777" w:rsidR="003C4930" w:rsidRDefault="003C4930" w:rsidP="003C4930">
      <w:pPr>
        <w:spacing w:after="200" w:line="276" w:lineRule="auto"/>
      </w:pPr>
      <w:r>
        <w:t>Precios mensuales para todo el periodo de cada reserva.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3C4930" w:rsidRPr="00202134" w14:paraId="67FFD01C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2BB8B4E0" w14:textId="4FC0CC0F" w:rsidR="003C4930" w:rsidRPr="00202134" w:rsidRDefault="003C4930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BookingPrice</w:t>
            </w:r>
          </w:p>
        </w:tc>
      </w:tr>
      <w:tr w:rsidR="003C4930" w:rsidRPr="003872F5" w14:paraId="6E75B40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BDFC119" w14:textId="77777777" w:rsidR="003C4930" w:rsidRPr="003872F5" w:rsidRDefault="003C4930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FFD0BF" w14:textId="77777777" w:rsidR="003C4930" w:rsidRPr="003872F5" w:rsidRDefault="003C4930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DF8021C" w14:textId="77777777" w:rsidR="003C4930" w:rsidRPr="003872F5" w:rsidRDefault="003C4930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C4930" w:rsidRPr="00532F07" w14:paraId="1D98206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48851CD" w14:textId="7320ECFF" w:rsidR="003C4930" w:rsidRPr="00344BB2" w:rsidRDefault="003C49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Booking</w:t>
            </w:r>
            <w:r w:rsidR="00936EB7">
              <w:rPr>
                <w:b w:val="0"/>
              </w:rPr>
              <w:t>Line</w:t>
            </w:r>
            <w:r>
              <w:rPr>
                <w:b w:val="0"/>
              </w:rPr>
              <w:t>Id</w:t>
            </w:r>
          </w:p>
        </w:tc>
        <w:tc>
          <w:tcPr>
            <w:tcW w:w="454" w:type="dxa"/>
            <w:shd w:val="clear" w:color="auto" w:fill="auto"/>
          </w:tcPr>
          <w:p w14:paraId="6CB6F69E" w14:textId="77777777" w:rsidR="003C4930" w:rsidRPr="003872F5" w:rsidRDefault="003C4930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22000BD" w14:textId="46387908" w:rsidR="003C4930" w:rsidRPr="003872F5" w:rsidRDefault="00936EB7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 por reserva</w:t>
            </w:r>
          </w:p>
        </w:tc>
        <w:tc>
          <w:tcPr>
            <w:tcW w:w="4492" w:type="dxa"/>
            <w:shd w:val="clear" w:color="auto" w:fill="auto"/>
          </w:tcPr>
          <w:p w14:paraId="60C91785" w14:textId="7E03555B" w:rsidR="003C4930" w:rsidRPr="003872F5" w:rsidRDefault="003C4930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 la </w:t>
            </w:r>
            <w:r w:rsidR="00936EB7">
              <w:t xml:space="preserve">línea de la </w:t>
            </w:r>
            <w:r>
              <w:t>reserva</w:t>
            </w:r>
          </w:p>
        </w:tc>
      </w:tr>
      <w:tr w:rsidR="003C4930" w:rsidRPr="00532F07" w14:paraId="1371155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01F2BFC" w14:textId="3A2364C3" w:rsidR="003C4930" w:rsidRDefault="003C49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454" w:type="dxa"/>
            <w:shd w:val="clear" w:color="auto" w:fill="auto"/>
          </w:tcPr>
          <w:p w14:paraId="76E76153" w14:textId="7ADD6E8B" w:rsidR="003C4930" w:rsidRDefault="003C4930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58D93E2" w14:textId="1BE6C54E" w:rsidR="003C4930" w:rsidRDefault="003C4930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36EF9C7" w14:textId="5015DDD9" w:rsidR="003C4930" w:rsidRDefault="003C4930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(mes)</w:t>
            </w:r>
          </w:p>
        </w:tc>
      </w:tr>
      <w:tr w:rsidR="003C4930" w:rsidRPr="00532F07" w14:paraId="30AEFDB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89F2E46" w14:textId="597AB1DE" w:rsidR="003C4930" w:rsidRDefault="000A1A9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Rent</w:t>
            </w:r>
          </w:p>
        </w:tc>
        <w:tc>
          <w:tcPr>
            <w:tcW w:w="454" w:type="dxa"/>
            <w:shd w:val="clear" w:color="auto" w:fill="auto"/>
          </w:tcPr>
          <w:p w14:paraId="7DBF0459" w14:textId="77777777" w:rsidR="003C4930" w:rsidRDefault="003C4930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416D121" w14:textId="77777777" w:rsidR="003C4930" w:rsidRDefault="003C4930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A61B023" w14:textId="2FE3A983" w:rsidR="003C4930" w:rsidRDefault="003C4930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</w:t>
            </w:r>
            <w:r w:rsidR="00C0481C">
              <w:t xml:space="preserve"> de la renta</w:t>
            </w:r>
          </w:p>
        </w:tc>
      </w:tr>
      <w:tr w:rsidR="000A1A9E" w:rsidRPr="00532F07" w14:paraId="4E70C6B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0E116EF" w14:textId="308078AB" w:rsidR="000A1A9E" w:rsidRDefault="000A1A9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Services</w:t>
            </w:r>
          </w:p>
        </w:tc>
        <w:tc>
          <w:tcPr>
            <w:tcW w:w="454" w:type="dxa"/>
            <w:shd w:val="clear" w:color="auto" w:fill="auto"/>
          </w:tcPr>
          <w:p w14:paraId="1639AE83" w14:textId="77777777" w:rsidR="000A1A9E" w:rsidRDefault="000A1A9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DE88958" w14:textId="77777777" w:rsidR="000A1A9E" w:rsidRDefault="000A1A9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CE9BFD3" w14:textId="6B9EAF7B" w:rsidR="000A1A9E" w:rsidRDefault="00C0481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Importe de los servicios</w:t>
            </w:r>
          </w:p>
        </w:tc>
      </w:tr>
      <w:tr w:rsidR="000A1A9E" w:rsidRPr="00532F07" w14:paraId="3159A48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82E9502" w14:textId="119059DD" w:rsidR="000A1A9E" w:rsidRDefault="000A1A9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RentDiscount</w:t>
            </w:r>
          </w:p>
        </w:tc>
        <w:tc>
          <w:tcPr>
            <w:tcW w:w="454" w:type="dxa"/>
            <w:shd w:val="clear" w:color="auto" w:fill="auto"/>
          </w:tcPr>
          <w:p w14:paraId="3E173FD9" w14:textId="77777777" w:rsidR="000A1A9E" w:rsidRDefault="000A1A9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CF944AC" w14:textId="77777777" w:rsidR="000A1A9E" w:rsidRDefault="000A1A9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21CC2FFC" w14:textId="5BEFE154" w:rsidR="000A1A9E" w:rsidRDefault="000A1A9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Descuento a la renta</w:t>
            </w:r>
          </w:p>
        </w:tc>
      </w:tr>
      <w:tr w:rsidR="000A1A9E" w:rsidRPr="00532F07" w14:paraId="156FEFE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E756B20" w14:textId="39D3CC97" w:rsidR="000A1A9E" w:rsidRDefault="000A1A9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ServicesDiscount</w:t>
            </w:r>
          </w:p>
        </w:tc>
        <w:tc>
          <w:tcPr>
            <w:tcW w:w="454" w:type="dxa"/>
            <w:shd w:val="clear" w:color="auto" w:fill="auto"/>
          </w:tcPr>
          <w:p w14:paraId="499B6FB6" w14:textId="77777777" w:rsidR="000A1A9E" w:rsidRDefault="000A1A9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B196A3A" w14:textId="77777777" w:rsidR="000A1A9E" w:rsidRDefault="000A1A9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90D11C8" w14:textId="0941CA22" w:rsidR="000A1A9E" w:rsidRDefault="000A1A9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Descuento a los servicios</w:t>
            </w:r>
          </w:p>
        </w:tc>
      </w:tr>
      <w:tr w:rsidR="00C0481C" w:rsidRPr="00532F07" w14:paraId="23DBB26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468911D" w14:textId="50FD9557" w:rsidR="00C0481C" w:rsidRDefault="00C0481C" w:rsidP="00C0481C">
            <w:pPr>
              <w:pStyle w:val="Celda"/>
            </w:pPr>
            <w:r>
              <w:rPr>
                <w:b w:val="0"/>
              </w:rPr>
              <w:t>RentComments</w:t>
            </w:r>
          </w:p>
        </w:tc>
        <w:tc>
          <w:tcPr>
            <w:tcW w:w="454" w:type="dxa"/>
            <w:shd w:val="clear" w:color="auto" w:fill="auto"/>
          </w:tcPr>
          <w:p w14:paraId="1A93E8F8" w14:textId="77777777" w:rsidR="00C0481C" w:rsidRDefault="00C0481C" w:rsidP="00C0481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75D26FE" w14:textId="77777777" w:rsidR="00C0481C" w:rsidRDefault="00C0481C" w:rsidP="00C0481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BADC142" w14:textId="7A8BDDFD" w:rsidR="00C0481C" w:rsidRDefault="00C0481C" w:rsidP="00C0481C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 al descuento a la renta</w:t>
            </w:r>
          </w:p>
        </w:tc>
      </w:tr>
      <w:tr w:rsidR="00C0481C" w:rsidRPr="00532F07" w14:paraId="4A0ACFD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8E359C9" w14:textId="70061925" w:rsidR="00C0481C" w:rsidRDefault="00C0481C" w:rsidP="00C0481C">
            <w:pPr>
              <w:pStyle w:val="Celda"/>
            </w:pPr>
            <w:r>
              <w:rPr>
                <w:b w:val="0"/>
              </w:rPr>
              <w:t>ServicesComments</w:t>
            </w:r>
          </w:p>
        </w:tc>
        <w:tc>
          <w:tcPr>
            <w:tcW w:w="454" w:type="dxa"/>
            <w:shd w:val="clear" w:color="auto" w:fill="auto"/>
          </w:tcPr>
          <w:p w14:paraId="04F83BBB" w14:textId="77777777" w:rsidR="00C0481C" w:rsidRDefault="00C0481C" w:rsidP="00C048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21821E4" w14:textId="77777777" w:rsidR="00C0481C" w:rsidRDefault="00C0481C" w:rsidP="00C048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2D90112" w14:textId="2E7AA76C" w:rsidR="00C0481C" w:rsidRDefault="00C0481C" w:rsidP="00C0481C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Justificación al descuento a los servicios</w:t>
            </w:r>
          </w:p>
        </w:tc>
      </w:tr>
    </w:tbl>
    <w:p w14:paraId="44397D9C" w14:textId="201EE421" w:rsidR="004B304E" w:rsidRDefault="002233CE" w:rsidP="00911D0E">
      <w:pPr>
        <w:pStyle w:val="Ttulo2"/>
      </w:pPr>
      <w:bookmarkStart w:id="994" w:name="_Toc128925257"/>
      <w:r>
        <w:t>Check out</w:t>
      </w:r>
      <w:r w:rsidR="004B304E">
        <w:t>.</w:t>
      </w:r>
      <w:bookmarkEnd w:id="994"/>
    </w:p>
    <w:p w14:paraId="6C949439" w14:textId="534FA442" w:rsidR="004B304E" w:rsidRDefault="007E70AB" w:rsidP="004B304E">
      <w:r>
        <w:t>Líneas del f</w:t>
      </w:r>
      <w:r w:rsidR="004B304E">
        <w:t xml:space="preserve">ormulario de </w:t>
      </w:r>
      <w:proofErr w:type="spellStart"/>
      <w:r w:rsidR="002233CE">
        <w:t>check</w:t>
      </w:r>
      <w:proofErr w:type="spellEnd"/>
      <w:r w:rsidR="002233CE">
        <w:t xml:space="preserve"> </w:t>
      </w:r>
      <w:proofErr w:type="spellStart"/>
      <w:r w:rsidR="002233CE">
        <w:t>out</w:t>
      </w:r>
      <w:proofErr w:type="spellEnd"/>
      <w:r>
        <w:t>, una línea por cada concepto verificado.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394"/>
        <w:gridCol w:w="4245"/>
      </w:tblGrid>
      <w:tr w:rsidR="004B304E" w:rsidRPr="00202134" w14:paraId="00E14430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1B0744A6" w14:textId="365E4D43" w:rsidR="004B304E" w:rsidRPr="00202134" w:rsidRDefault="004B304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Booking</w:t>
            </w:r>
            <w:r w:rsidR="002233CE">
              <w:rPr>
                <w:noProof/>
                <w:color w:val="auto"/>
              </w:rPr>
              <w:t>Check</w:t>
            </w:r>
            <w:r w:rsidR="008B6C3A">
              <w:rPr>
                <w:noProof/>
                <w:color w:val="auto"/>
              </w:rPr>
              <w:t>O</w:t>
            </w:r>
            <w:r w:rsidR="002233CE">
              <w:rPr>
                <w:noProof/>
                <w:color w:val="auto"/>
              </w:rPr>
              <w:t>ut</w:t>
            </w:r>
          </w:p>
        </w:tc>
      </w:tr>
      <w:tr w:rsidR="004B304E" w:rsidRPr="003872F5" w14:paraId="5CB0CB7B" w14:textId="77777777" w:rsidTr="004B3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019B89" w14:textId="77777777" w:rsidR="004B304E" w:rsidRPr="003872F5" w:rsidRDefault="004B304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B8B628" w14:textId="77777777" w:rsidR="004B304E" w:rsidRPr="003872F5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24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630E43D" w14:textId="77777777" w:rsidR="004B304E" w:rsidRPr="003872F5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4B304E" w:rsidRPr="00532F07" w14:paraId="2885A225" w14:textId="77777777" w:rsidTr="004B3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57B06ED" w14:textId="18B13F7A" w:rsidR="004B304E" w:rsidRDefault="004B304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BookingLine</w:t>
            </w:r>
          </w:p>
        </w:tc>
        <w:tc>
          <w:tcPr>
            <w:tcW w:w="454" w:type="dxa"/>
            <w:shd w:val="clear" w:color="auto" w:fill="auto"/>
          </w:tcPr>
          <w:p w14:paraId="5BC57262" w14:textId="4DEECEB2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394" w:type="dxa"/>
            <w:shd w:val="clear" w:color="auto" w:fill="auto"/>
          </w:tcPr>
          <w:p w14:paraId="40C213F6" w14:textId="0C03776D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Plaza de reserva</w:t>
            </w:r>
          </w:p>
        </w:tc>
        <w:tc>
          <w:tcPr>
            <w:tcW w:w="4245" w:type="dxa"/>
            <w:shd w:val="clear" w:color="auto" w:fill="auto"/>
          </w:tcPr>
          <w:p w14:paraId="70848F98" w14:textId="094BF8C8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plaza de la reserva</w:t>
            </w:r>
          </w:p>
        </w:tc>
      </w:tr>
      <w:tr w:rsidR="004B304E" w:rsidRPr="00532F07" w14:paraId="36945593" w14:textId="77777777" w:rsidTr="004B3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B5C4766" w14:textId="5025E64A" w:rsidR="004B304E" w:rsidRDefault="002233C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Check</w:t>
            </w:r>
            <w:r w:rsidR="008B6C3A">
              <w:rPr>
                <w:b w:val="0"/>
              </w:rPr>
              <w:t>O</w:t>
            </w:r>
            <w:r>
              <w:rPr>
                <w:b w:val="0"/>
              </w:rPr>
              <w:t>ut</w:t>
            </w:r>
            <w:r w:rsidR="005A2F1B">
              <w:rPr>
                <w:b w:val="0"/>
              </w:rPr>
              <w:t>Item</w:t>
            </w:r>
            <w:r w:rsidR="004B304E">
              <w:rPr>
                <w:b w:val="0"/>
              </w:rPr>
              <w:t>Id</w:t>
            </w:r>
          </w:p>
        </w:tc>
        <w:tc>
          <w:tcPr>
            <w:tcW w:w="454" w:type="dxa"/>
            <w:shd w:val="clear" w:color="auto" w:fill="auto"/>
          </w:tcPr>
          <w:p w14:paraId="7E2BEC9E" w14:textId="2001E911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394" w:type="dxa"/>
            <w:shd w:val="clear" w:color="auto" w:fill="auto"/>
          </w:tcPr>
          <w:p w14:paraId="76215E0F" w14:textId="00481C2F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Concepto de </w:t>
            </w:r>
            <w:r w:rsidR="002233CE">
              <w:t>check out</w:t>
            </w:r>
          </w:p>
        </w:tc>
        <w:tc>
          <w:tcPr>
            <w:tcW w:w="4245" w:type="dxa"/>
            <w:shd w:val="clear" w:color="auto" w:fill="auto"/>
          </w:tcPr>
          <w:p w14:paraId="79225E9B" w14:textId="3911CAAA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concepto</w:t>
            </w:r>
          </w:p>
        </w:tc>
      </w:tr>
      <w:tr w:rsidR="004B304E" w:rsidRPr="00532F07" w14:paraId="0702577E" w14:textId="77777777" w:rsidTr="004B3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44A2DA5" w14:textId="3B975A32" w:rsidR="004B304E" w:rsidRDefault="004B304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Result</w:t>
            </w:r>
          </w:p>
        </w:tc>
        <w:tc>
          <w:tcPr>
            <w:tcW w:w="454" w:type="dxa"/>
            <w:shd w:val="clear" w:color="auto" w:fill="auto"/>
          </w:tcPr>
          <w:p w14:paraId="0CC5F720" w14:textId="77777777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14:paraId="21A6347C" w14:textId="77777777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245" w:type="dxa"/>
            <w:shd w:val="clear" w:color="auto" w:fill="auto"/>
          </w:tcPr>
          <w:p w14:paraId="003832D2" w14:textId="3BE54689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de la revisión</w:t>
            </w:r>
          </w:p>
        </w:tc>
      </w:tr>
      <w:tr w:rsidR="004B304E" w:rsidRPr="00532F07" w14:paraId="5755E21D" w14:textId="77777777" w:rsidTr="004B3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00623EF" w14:textId="6AA810FA" w:rsidR="004B304E" w:rsidRDefault="004B304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54" w:type="dxa"/>
            <w:shd w:val="clear" w:color="auto" w:fill="auto"/>
          </w:tcPr>
          <w:p w14:paraId="269D4F3C" w14:textId="77777777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394" w:type="dxa"/>
            <w:shd w:val="clear" w:color="auto" w:fill="auto"/>
          </w:tcPr>
          <w:p w14:paraId="7BF5683E" w14:textId="77777777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245" w:type="dxa"/>
            <w:shd w:val="clear" w:color="auto" w:fill="auto"/>
          </w:tcPr>
          <w:p w14:paraId="10ACFC40" w14:textId="26302964" w:rsidR="004B304E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 de la revisión</w:t>
            </w:r>
          </w:p>
        </w:tc>
      </w:tr>
    </w:tbl>
    <w:p w14:paraId="29E01B2D" w14:textId="21815820" w:rsidR="004B304E" w:rsidRDefault="004B304E" w:rsidP="00911D0E">
      <w:pPr>
        <w:pStyle w:val="Ttulo2"/>
      </w:pPr>
      <w:bookmarkStart w:id="995" w:name="_Toc128925258"/>
      <w:r>
        <w:lastRenderedPageBreak/>
        <w:t xml:space="preserve">Concepto de </w:t>
      </w:r>
      <w:r w:rsidR="002233CE">
        <w:t>check out</w:t>
      </w:r>
      <w:r>
        <w:t>.</w:t>
      </w:r>
      <w:bookmarkEnd w:id="995"/>
    </w:p>
    <w:p w14:paraId="157F5A9A" w14:textId="5EEF15E4" w:rsidR="004B304E" w:rsidRDefault="004B304E" w:rsidP="004B304E">
      <w:r>
        <w:t xml:space="preserve">Conceptos a revisar en el </w:t>
      </w:r>
      <w:proofErr w:type="spellStart"/>
      <w:r w:rsidR="002233CE">
        <w:t>check</w:t>
      </w:r>
      <w:proofErr w:type="spellEnd"/>
      <w:r w:rsidR="002233CE">
        <w:t xml:space="preserve"> </w:t>
      </w:r>
      <w:proofErr w:type="spellStart"/>
      <w:r w:rsidR="002233CE">
        <w:t>out</w:t>
      </w:r>
      <w:proofErr w:type="spellEnd"/>
      <w:r>
        <w:t xml:space="preserve">. Tabla de códigos, asociado a </w:t>
      </w:r>
      <w:proofErr w:type="spellStart"/>
      <w:r w:rsidR="002233CE">
        <w:t>check</w:t>
      </w:r>
      <w:proofErr w:type="spellEnd"/>
      <w:r w:rsidR="002233CE">
        <w:t xml:space="preserve"> </w:t>
      </w:r>
      <w:proofErr w:type="spellStart"/>
      <w:r w:rsidR="002233CE">
        <w:t>out</w:t>
      </w:r>
      <w:proofErr w:type="spellEnd"/>
      <w:r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4B304E" w:rsidRPr="00202134" w14:paraId="54A583EE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1C383D6" w14:textId="71015E2E" w:rsidR="004B304E" w:rsidRPr="00202134" w:rsidRDefault="002233C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Check</w:t>
            </w:r>
            <w:r w:rsidR="008B6C3A">
              <w:rPr>
                <w:noProof/>
                <w:color w:val="auto"/>
              </w:rPr>
              <w:t>O</w:t>
            </w:r>
            <w:r>
              <w:rPr>
                <w:noProof/>
                <w:color w:val="auto"/>
              </w:rPr>
              <w:t>u</w:t>
            </w:r>
            <w:r w:rsidR="00EA4FA2">
              <w:rPr>
                <w:noProof/>
                <w:color w:val="auto"/>
              </w:rPr>
              <w:t>T</w:t>
            </w:r>
            <w:r w:rsidR="00B30779">
              <w:rPr>
                <w:noProof/>
                <w:color w:val="auto"/>
              </w:rPr>
              <w:t>ype</w:t>
            </w:r>
          </w:p>
        </w:tc>
      </w:tr>
      <w:tr w:rsidR="004B304E" w:rsidRPr="003872F5" w14:paraId="5F6FE1D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CC31D78" w14:textId="77777777" w:rsidR="004B304E" w:rsidRPr="003872F5" w:rsidRDefault="004B304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44E86E6" w14:textId="77777777" w:rsidR="004B304E" w:rsidRPr="003872F5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399D43D" w14:textId="77777777" w:rsidR="004B304E" w:rsidRPr="003872F5" w:rsidRDefault="004B304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4B304E" w:rsidRPr="00532F07" w14:paraId="0227B02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2386327" w14:textId="77777777" w:rsidR="004B304E" w:rsidRDefault="004B304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2840ABC8" w14:textId="77777777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540ADE9D" w14:textId="77777777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00B0766" w14:textId="7C64EC3D" w:rsidR="004B304E" w:rsidRDefault="004B304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concepto</w:t>
            </w:r>
          </w:p>
        </w:tc>
      </w:tr>
    </w:tbl>
    <w:p w14:paraId="3805C617" w14:textId="096F2ACD" w:rsidR="00A97933" w:rsidRDefault="00A97933" w:rsidP="00911D0E">
      <w:pPr>
        <w:pStyle w:val="Ttulo2"/>
      </w:pPr>
      <w:bookmarkStart w:id="996" w:name="_Toc128925259"/>
      <w:bookmarkStart w:id="997" w:name="_Toc123552910"/>
      <w:r>
        <w:t>Tipo de check in.</w:t>
      </w:r>
      <w:bookmarkEnd w:id="996"/>
    </w:p>
    <w:p w14:paraId="508D3134" w14:textId="77777777" w:rsidR="00A97933" w:rsidRDefault="00A97933" w:rsidP="00A97933">
      <w:r>
        <w:t xml:space="preserve">Tipos de </w:t>
      </w:r>
      <w:proofErr w:type="spellStart"/>
      <w:r>
        <w:t>check</w:t>
      </w:r>
      <w:proofErr w:type="spellEnd"/>
      <w:r>
        <w:t xml:space="preserve"> in que un cliente puede solicitar, por ejemplo, en oficina, recogida en aeropuerto, etc.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A97933" w:rsidRPr="00202134" w14:paraId="0CFA8541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3A5715B" w14:textId="77777777" w:rsidR="00A97933" w:rsidRPr="00202134" w:rsidRDefault="00A97933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CheckinType</w:t>
            </w:r>
          </w:p>
        </w:tc>
      </w:tr>
      <w:tr w:rsidR="00A97933" w:rsidRPr="003872F5" w14:paraId="2B265B9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D6D640" w14:textId="77777777" w:rsidR="00A97933" w:rsidRPr="003872F5" w:rsidRDefault="00A97933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9E5FB3E" w14:textId="77777777" w:rsidR="00A97933" w:rsidRPr="003872F5" w:rsidRDefault="00A9793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E43085" w14:textId="77777777" w:rsidR="00A97933" w:rsidRPr="003872F5" w:rsidRDefault="00A9793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A97933" w:rsidRPr="00532F07" w14:paraId="55A9C49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994CB07" w14:textId="77777777" w:rsidR="00A97933" w:rsidRDefault="00A97933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54" w:type="dxa"/>
            <w:shd w:val="clear" w:color="auto" w:fill="auto"/>
          </w:tcPr>
          <w:p w14:paraId="5C3DD290" w14:textId="77777777" w:rsidR="00A97933" w:rsidRDefault="00A97933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AC3C470" w14:textId="77777777" w:rsidR="00A97933" w:rsidRDefault="00A97933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5353ECA1" w14:textId="77777777" w:rsidR="00A97933" w:rsidRDefault="00A97933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tipo de check in</w:t>
            </w:r>
          </w:p>
        </w:tc>
      </w:tr>
    </w:tbl>
    <w:p w14:paraId="1066D06C" w14:textId="77777777" w:rsidR="00A52A36" w:rsidRDefault="00A52A36" w:rsidP="00A52A36">
      <w:pPr>
        <w:pStyle w:val="Prrafo"/>
      </w:pPr>
    </w:p>
    <w:p w14:paraId="4817F7BD" w14:textId="77777777" w:rsidR="00A52A36" w:rsidRDefault="00A52A36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511E90C2" w14:textId="1D2508DE" w:rsidR="00525713" w:rsidRPr="003E33A6" w:rsidRDefault="00525713" w:rsidP="00FF2668">
      <w:pPr>
        <w:pStyle w:val="Ttulo1"/>
      </w:pPr>
      <w:bookmarkStart w:id="998" w:name="_Toc128925260"/>
      <w:r>
        <w:lastRenderedPageBreak/>
        <w:t>Facturación</w:t>
      </w:r>
      <w:r w:rsidRPr="003E33A6">
        <w:t>.</w:t>
      </w:r>
      <w:bookmarkEnd w:id="997"/>
      <w:bookmarkEnd w:id="998"/>
    </w:p>
    <w:p w14:paraId="1CA44D8D" w14:textId="6E34FBAF" w:rsidR="00525713" w:rsidRDefault="006C6244" w:rsidP="00525713">
      <w:pPr>
        <w:pStyle w:val="Prrafo"/>
      </w:pPr>
      <w:r>
        <w:t xml:space="preserve">Entidades relacionadas con las actividades de facturación y pagos de los servicios de </w:t>
      </w:r>
      <w:r w:rsidRPr="006C6244">
        <w:rPr>
          <w:rStyle w:val="KeywordCar"/>
        </w:rPr>
        <w:t>Cotown</w:t>
      </w:r>
      <w:r>
        <w:t>.</w:t>
      </w:r>
    </w:p>
    <w:p w14:paraId="085B8901" w14:textId="2552CA1D" w:rsidR="00451E29" w:rsidRDefault="00416235" w:rsidP="00525713">
      <w:pPr>
        <w:pStyle w:val="Prrafo"/>
      </w:pPr>
      <w:r>
        <w:rPr>
          <w:noProof/>
        </w:rPr>
        <w:drawing>
          <wp:inline distT="0" distB="0" distL="0" distR="0" wp14:anchorId="74209306" wp14:editId="7FC451DA">
            <wp:extent cx="5759450" cy="3229610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E35A" w14:textId="4D837A45" w:rsidR="00525713" w:rsidRDefault="00CE1820" w:rsidP="00911D0E">
      <w:pPr>
        <w:pStyle w:val="Ttulo2"/>
      </w:pPr>
      <w:bookmarkStart w:id="999" w:name="_Toc123552911"/>
      <w:bookmarkStart w:id="1000" w:name="_Toc128925261"/>
      <w:r>
        <w:t>Producto</w:t>
      </w:r>
      <w:r w:rsidR="00525713">
        <w:t>.</w:t>
      </w:r>
      <w:bookmarkEnd w:id="999"/>
      <w:bookmarkEnd w:id="1000"/>
    </w:p>
    <w:p w14:paraId="31A79324" w14:textId="1787CB61" w:rsidR="006C6244" w:rsidRDefault="006C6244" w:rsidP="006C6244">
      <w:r>
        <w:t>Inventario de los posibles servicios ofrecidos y facturados.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6C6244" w:rsidRPr="00202134" w14:paraId="02DF6AEF" w14:textId="77777777" w:rsidTr="006C6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04C48999" w14:textId="29ECF4E8" w:rsidR="006C6244" w:rsidRPr="00202134" w:rsidRDefault="00CE1820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Product</w:t>
            </w:r>
          </w:p>
        </w:tc>
      </w:tr>
      <w:tr w:rsidR="006C6244" w:rsidRPr="003872F5" w14:paraId="3E6FD13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015F6B7" w14:textId="77777777" w:rsidR="006C6244" w:rsidRPr="003872F5" w:rsidRDefault="006C624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5A6A48B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5036614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C6244" w:rsidRPr="00532F07" w14:paraId="33626C6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2BA6E3E" w14:textId="2328A83A" w:rsidR="006C6244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6C6244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25242800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771F5BEB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091630FF" w14:textId="25BE2FB2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concepto</w:t>
            </w:r>
          </w:p>
        </w:tc>
      </w:tr>
      <w:tr w:rsidR="006C6244" w:rsidRPr="00532F07" w14:paraId="6751950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2922D7D" w14:textId="71F86C31" w:rsidR="006C6244" w:rsidRPr="006C6244" w:rsidRDefault="006C6244" w:rsidP="00C65818">
            <w:pPr>
              <w:pStyle w:val="Celda"/>
              <w:rPr>
                <w:b w:val="0"/>
                <w:bCs w:val="0"/>
              </w:rPr>
            </w:pPr>
            <w:r w:rsidRPr="006C6244">
              <w:rPr>
                <w:b w:val="0"/>
                <w:bCs w:val="0"/>
              </w:rPr>
              <w:t>ServiceTypeId</w:t>
            </w:r>
          </w:p>
        </w:tc>
        <w:tc>
          <w:tcPr>
            <w:tcW w:w="454" w:type="dxa"/>
            <w:shd w:val="clear" w:color="auto" w:fill="auto"/>
          </w:tcPr>
          <w:p w14:paraId="2CE7E928" w14:textId="6E411C6C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7E867B7" w14:textId="09B45D49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servicio</w:t>
            </w:r>
          </w:p>
        </w:tc>
        <w:tc>
          <w:tcPr>
            <w:tcW w:w="4492" w:type="dxa"/>
            <w:shd w:val="clear" w:color="auto" w:fill="auto"/>
          </w:tcPr>
          <w:p w14:paraId="09DFBC90" w14:textId="4A427EF4" w:rsidR="006C6244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servicio</w:t>
            </w:r>
          </w:p>
        </w:tc>
      </w:tr>
      <w:tr w:rsidR="006C6244" w:rsidRPr="00532F07" w14:paraId="03D84AC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F219191" w14:textId="693E28B6" w:rsidR="006C6244" w:rsidRPr="006C6244" w:rsidRDefault="006C6244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TaxId</w:t>
            </w:r>
          </w:p>
        </w:tc>
        <w:tc>
          <w:tcPr>
            <w:tcW w:w="454" w:type="dxa"/>
            <w:shd w:val="clear" w:color="auto" w:fill="auto"/>
          </w:tcPr>
          <w:p w14:paraId="75DA5A9D" w14:textId="4DFE6DC8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4D32B73" w14:textId="1D00B679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Impuesto</w:t>
            </w:r>
          </w:p>
        </w:tc>
        <w:tc>
          <w:tcPr>
            <w:tcW w:w="4492" w:type="dxa"/>
            <w:shd w:val="clear" w:color="auto" w:fill="auto"/>
          </w:tcPr>
          <w:p w14:paraId="4436C2B4" w14:textId="7B0A6685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impuesto que grava el servicio</w:t>
            </w:r>
          </w:p>
        </w:tc>
      </w:tr>
    </w:tbl>
    <w:p w14:paraId="11A3CF69" w14:textId="60015B36" w:rsidR="00525713" w:rsidRDefault="00525713" w:rsidP="00911D0E">
      <w:pPr>
        <w:pStyle w:val="Ttulo2"/>
      </w:pPr>
      <w:bookmarkStart w:id="1001" w:name="_Toc123552912"/>
      <w:bookmarkStart w:id="1002" w:name="_Toc128925262"/>
      <w:r>
        <w:t xml:space="preserve">Tipo de </w:t>
      </w:r>
      <w:r w:rsidR="00CE1820">
        <w:t>producto</w:t>
      </w:r>
      <w:r>
        <w:t>.</w:t>
      </w:r>
      <w:bookmarkEnd w:id="1001"/>
      <w:bookmarkEnd w:id="1002"/>
    </w:p>
    <w:p w14:paraId="28498551" w14:textId="6351524D" w:rsidR="006C6244" w:rsidRDefault="006C6244" w:rsidP="006C6244">
      <w:r>
        <w:t>Clasificación de los posibles servicios ofrecidos y facturados.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6C6244" w:rsidRPr="00202134" w14:paraId="4A30B491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78C3DEF" w14:textId="698CCC4C" w:rsidR="006C6244" w:rsidRPr="00202134" w:rsidRDefault="00CE1820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Product</w:t>
            </w:r>
            <w:r w:rsidR="006C6244">
              <w:rPr>
                <w:noProof/>
                <w:color w:val="auto"/>
              </w:rPr>
              <w:t>Type</w:t>
            </w:r>
          </w:p>
        </w:tc>
      </w:tr>
      <w:tr w:rsidR="006C6244" w:rsidRPr="003872F5" w14:paraId="52DD605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8C081A" w14:textId="77777777" w:rsidR="006C6244" w:rsidRPr="003872F5" w:rsidRDefault="006C624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1F96BA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2E629C7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C6244" w:rsidRPr="00532F07" w14:paraId="6AA453A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1C64B38" w14:textId="332D5172" w:rsidR="006C6244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6C6244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7F406ABF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54C258F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3549C8AD" w14:textId="2AE644E6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servicio</w:t>
            </w:r>
          </w:p>
        </w:tc>
      </w:tr>
    </w:tbl>
    <w:p w14:paraId="1CD1B230" w14:textId="42F0E98F" w:rsidR="006C6244" w:rsidRDefault="006C6244" w:rsidP="00911D0E">
      <w:pPr>
        <w:pStyle w:val="Ttulo2"/>
      </w:pPr>
      <w:bookmarkStart w:id="1003" w:name="_Toc123552913"/>
      <w:bookmarkStart w:id="1004" w:name="_Toc128925263"/>
      <w:r>
        <w:lastRenderedPageBreak/>
        <w:t>Impuesto.</w:t>
      </w:r>
      <w:bookmarkEnd w:id="1003"/>
      <w:bookmarkEnd w:id="1004"/>
    </w:p>
    <w:p w14:paraId="33ADA46B" w14:textId="77777777" w:rsidR="006C6244" w:rsidRDefault="006C6244" w:rsidP="006C6244">
      <w:r>
        <w:t xml:space="preserve">Impuestos que pueden gravar los servicios ofrecidos por </w:t>
      </w:r>
      <w:r w:rsidRPr="006C6244">
        <w:rPr>
          <w:rStyle w:val="KeywordCar"/>
        </w:rPr>
        <w:t>Cotown</w:t>
      </w:r>
      <w:r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6C6244" w:rsidRPr="00202134" w14:paraId="5F233B38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7897391" w14:textId="77777777" w:rsidR="006C6244" w:rsidRPr="00202134" w:rsidRDefault="006C6244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Tax</w:t>
            </w:r>
          </w:p>
        </w:tc>
      </w:tr>
      <w:tr w:rsidR="006C6244" w:rsidRPr="003872F5" w14:paraId="6FB9896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5A3C05D" w14:textId="77777777" w:rsidR="006C6244" w:rsidRPr="003872F5" w:rsidRDefault="006C624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61794A3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1AE1DC9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C6244" w:rsidRPr="00532F07" w14:paraId="3AA3736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BD9F988" w14:textId="34A3AE91" w:rsidR="006C6244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del w:id="1005" w:author="Alejandro André" w:date="2023-03-03T10:39:00Z">
              <w:r w:rsidR="006C6244" w:rsidDel="007B590E">
                <w:rPr>
                  <w:b w:val="0"/>
                </w:rPr>
                <w:delText xml:space="preserve"> (ML)</w:delText>
              </w:r>
            </w:del>
          </w:p>
        </w:tc>
        <w:tc>
          <w:tcPr>
            <w:tcW w:w="454" w:type="dxa"/>
            <w:shd w:val="clear" w:color="auto" w:fill="auto"/>
          </w:tcPr>
          <w:p w14:paraId="3446B5A4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7B32940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F423977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impuesto</w:t>
            </w:r>
          </w:p>
        </w:tc>
      </w:tr>
      <w:tr w:rsidR="006C6244" w:rsidRPr="00532F07" w14:paraId="343C657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2B901DB3" w14:textId="77777777" w:rsidR="006C6244" w:rsidRPr="006C6244" w:rsidRDefault="006C6244" w:rsidP="00C65818">
            <w:pPr>
              <w:pStyle w:val="Celda"/>
              <w:rPr>
                <w:b w:val="0"/>
                <w:bCs w:val="0"/>
              </w:rPr>
            </w:pPr>
            <w:r w:rsidRPr="006C6244">
              <w:rPr>
                <w:b w:val="0"/>
                <w:bCs w:val="0"/>
              </w:rPr>
              <w:t>TaxTypeId</w:t>
            </w:r>
          </w:p>
        </w:tc>
        <w:tc>
          <w:tcPr>
            <w:tcW w:w="454" w:type="dxa"/>
            <w:shd w:val="clear" w:color="auto" w:fill="auto"/>
          </w:tcPr>
          <w:p w14:paraId="52D03497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187E7986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impuesto</w:t>
            </w:r>
          </w:p>
        </w:tc>
        <w:tc>
          <w:tcPr>
            <w:tcW w:w="4492" w:type="dxa"/>
            <w:shd w:val="clear" w:color="auto" w:fill="auto"/>
          </w:tcPr>
          <w:p w14:paraId="4708B60A" w14:textId="77777777" w:rsidR="006C6244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tipo de impuesto</w:t>
            </w:r>
          </w:p>
        </w:tc>
      </w:tr>
      <w:tr w:rsidR="006C6244" w:rsidRPr="00532F07" w14:paraId="2E72B27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C0E4DAC" w14:textId="77777777" w:rsidR="006C6244" w:rsidRPr="006C6244" w:rsidRDefault="006C6244" w:rsidP="00C6581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454" w:type="dxa"/>
            <w:shd w:val="clear" w:color="auto" w:fill="auto"/>
          </w:tcPr>
          <w:p w14:paraId="1BC66A1F" w14:textId="77777777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5E1E84D" w14:textId="77777777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66999EEC" w14:textId="77777777" w:rsidR="006C6244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Valor (%) del impuesto</w:t>
            </w:r>
          </w:p>
        </w:tc>
      </w:tr>
    </w:tbl>
    <w:p w14:paraId="68745B95" w14:textId="1DC18574" w:rsidR="006C6244" w:rsidRDefault="006C6244" w:rsidP="00911D0E">
      <w:pPr>
        <w:pStyle w:val="Ttulo2"/>
      </w:pPr>
      <w:bookmarkStart w:id="1006" w:name="_Toc123552914"/>
      <w:bookmarkStart w:id="1007" w:name="_Toc128925264"/>
      <w:r>
        <w:t>Tipo de impuesto.</w:t>
      </w:r>
      <w:bookmarkEnd w:id="1006"/>
      <w:bookmarkEnd w:id="1007"/>
    </w:p>
    <w:p w14:paraId="52EA4668" w14:textId="105B53EA" w:rsidR="006C6244" w:rsidRDefault="006C6244" w:rsidP="006C6244">
      <w:r>
        <w:t xml:space="preserve">Tipos de impuestos que pueden gravar los servicios ofrecidos por </w:t>
      </w:r>
      <w:r w:rsidRPr="006C6244">
        <w:rPr>
          <w:rStyle w:val="KeywordCar"/>
        </w:rPr>
        <w:t>Cotown</w:t>
      </w:r>
      <w:r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6C6244" w:rsidRPr="00202134" w14:paraId="7A71A1D0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009BF77A" w14:textId="6FC67448" w:rsidR="006C6244" w:rsidRPr="00202134" w:rsidRDefault="006C6244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TaxType</w:t>
            </w:r>
          </w:p>
        </w:tc>
      </w:tr>
      <w:tr w:rsidR="006C6244" w:rsidRPr="003872F5" w14:paraId="4DA9A2F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459A5FE" w14:textId="77777777" w:rsidR="006C6244" w:rsidRPr="003872F5" w:rsidRDefault="006C624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E41E933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9C20F8" w14:textId="77777777" w:rsidR="006C6244" w:rsidRPr="003872F5" w:rsidRDefault="006C624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6C6244" w:rsidRPr="00532F07" w14:paraId="460FB75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FDD7B2C" w14:textId="36A5BCB9" w:rsidR="006C6244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del w:id="1008" w:author="Alejandro André" w:date="2023-03-03T10:46:00Z">
              <w:r w:rsidR="006C6244" w:rsidDel="008C390D">
                <w:rPr>
                  <w:b w:val="0"/>
                </w:rPr>
                <w:delText xml:space="preserve"> (ML)</w:delText>
              </w:r>
            </w:del>
          </w:p>
        </w:tc>
        <w:tc>
          <w:tcPr>
            <w:tcW w:w="454" w:type="dxa"/>
            <w:shd w:val="clear" w:color="auto" w:fill="auto"/>
          </w:tcPr>
          <w:p w14:paraId="6ECB55F2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9AD14A3" w14:textId="77777777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FFD5E19" w14:textId="34DB2B6A" w:rsidR="006C6244" w:rsidRPr="003872F5" w:rsidRDefault="006C624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impuesto</w:t>
            </w:r>
          </w:p>
        </w:tc>
      </w:tr>
    </w:tbl>
    <w:p w14:paraId="61FF552D" w14:textId="153D1C6A" w:rsidR="00525713" w:rsidRDefault="00525713" w:rsidP="00911D0E">
      <w:pPr>
        <w:pStyle w:val="Ttulo2"/>
      </w:pPr>
      <w:bookmarkStart w:id="1009" w:name="_Toc123552915"/>
      <w:bookmarkStart w:id="1010" w:name="_Toc128925265"/>
      <w:r>
        <w:t>Factura</w:t>
      </w:r>
      <w:r w:rsidR="009E3A83">
        <w:t>/Recibo</w:t>
      </w:r>
      <w:r>
        <w:t>.</w:t>
      </w:r>
      <w:bookmarkEnd w:id="1009"/>
      <w:bookmarkEnd w:id="1010"/>
    </w:p>
    <w:p w14:paraId="1B7392AA" w14:textId="2E4004D1" w:rsidR="00525713" w:rsidRDefault="00BB5303" w:rsidP="00525713">
      <w:r>
        <w:t>Facturas emitidas.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BB5303" w:rsidRPr="00202134" w14:paraId="07B7D712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14CC968A" w14:textId="6AEE2DC4" w:rsidR="00BB5303" w:rsidRPr="00202134" w:rsidRDefault="00BB5303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Invoice</w:t>
            </w:r>
          </w:p>
        </w:tc>
      </w:tr>
      <w:tr w:rsidR="00BB5303" w:rsidRPr="003872F5" w14:paraId="5649B92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2C28417" w14:textId="77777777" w:rsidR="00BB5303" w:rsidRPr="003872F5" w:rsidRDefault="00BB5303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B5222D2" w14:textId="77777777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90EC288" w14:textId="77777777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835674" w:rsidRPr="00532F07" w14:paraId="52CB5DF1" w14:textId="77777777" w:rsidTr="00FB6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03F1D355" w14:textId="77777777" w:rsidR="00835674" w:rsidRDefault="00835674" w:rsidP="00835674">
            <w:pPr>
              <w:pStyle w:val="Celda"/>
              <w:rPr>
                <w:moveTo w:id="1011" w:author="Alejandro André" w:date="2023-03-07T10:34:00Z"/>
                <w:b w:val="0"/>
              </w:rPr>
            </w:pPr>
            <w:moveToRangeStart w:id="1012" w:author="Alejandro André" w:date="2023-03-07T10:34:00Z" w:name="move129077679"/>
            <w:moveTo w:id="1013" w:author="Alejandro André" w:date="2023-03-07T10:34:00Z">
              <w:r>
                <w:rPr>
                  <w:b w:val="0"/>
                </w:rPr>
                <w:t>Type</w:t>
              </w:r>
            </w:moveTo>
          </w:p>
        </w:tc>
        <w:tc>
          <w:tcPr>
            <w:tcW w:w="454" w:type="dxa"/>
            <w:shd w:val="clear" w:color="auto" w:fill="auto"/>
          </w:tcPr>
          <w:p w14:paraId="6F4507C4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14" w:author="Alejandro André" w:date="2023-03-07T10:34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647EAA1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15" w:author="Alejandro André" w:date="2023-03-07T10:34:00Z"/>
              </w:rPr>
            </w:pPr>
          </w:p>
        </w:tc>
        <w:tc>
          <w:tcPr>
            <w:tcW w:w="4492" w:type="dxa"/>
            <w:shd w:val="clear" w:color="auto" w:fill="auto"/>
          </w:tcPr>
          <w:p w14:paraId="50010937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16" w:author="Alejandro André" w:date="2023-03-07T10:34:00Z"/>
              </w:rPr>
            </w:pPr>
            <w:moveTo w:id="1017" w:author="Alejandro André" w:date="2023-03-07T10:34:00Z">
              <w:r>
                <w:t>Indicador de factura o recibo</w:t>
              </w:r>
            </w:moveTo>
          </w:p>
        </w:tc>
      </w:tr>
      <w:moveToRangeEnd w:id="1012"/>
      <w:tr w:rsidR="00BB5303" w:rsidRPr="00532F07" w14:paraId="454A9B7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5507CD5" w14:textId="072048EF" w:rsidR="00BB5303" w:rsidRPr="00344BB2" w:rsidRDefault="00BB5303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54" w:type="dxa"/>
            <w:shd w:val="clear" w:color="auto" w:fill="auto"/>
          </w:tcPr>
          <w:p w14:paraId="5BD1E0A7" w14:textId="77777777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DA44860" w14:textId="77777777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2795F52" w14:textId="5D30E53E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Código/Número de factura</w:t>
            </w:r>
          </w:p>
        </w:tc>
      </w:tr>
      <w:tr w:rsidR="00835674" w:rsidRPr="00532F07" w14:paraId="0AE6F4DD" w14:textId="77777777" w:rsidTr="00FB6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4CA57CB6" w14:textId="77777777" w:rsidR="00835674" w:rsidRDefault="00835674" w:rsidP="00835674">
            <w:pPr>
              <w:pStyle w:val="Celda"/>
              <w:rPr>
                <w:moveTo w:id="1018" w:author="Alejandro André" w:date="2023-03-07T10:34:00Z"/>
                <w:b w:val="0"/>
              </w:rPr>
            </w:pPr>
            <w:moveToRangeStart w:id="1019" w:author="Alejandro André" w:date="2023-03-07T10:34:00Z" w:name="move129077687"/>
            <w:moveTo w:id="1020" w:author="Alejandro André" w:date="2023-03-07T10:34:00Z">
              <w:r>
                <w:rPr>
                  <w:b w:val="0"/>
                </w:rPr>
                <w:t>IssueDate</w:t>
              </w:r>
            </w:moveTo>
          </w:p>
        </w:tc>
        <w:tc>
          <w:tcPr>
            <w:tcW w:w="454" w:type="dxa"/>
            <w:shd w:val="clear" w:color="auto" w:fill="auto"/>
          </w:tcPr>
          <w:p w14:paraId="03AE2DFC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21" w:author="Alejandro André" w:date="2023-03-07T10:34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C26C42F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22" w:author="Alejandro André" w:date="2023-03-07T10:34:00Z"/>
              </w:rPr>
            </w:pPr>
          </w:p>
        </w:tc>
        <w:tc>
          <w:tcPr>
            <w:tcW w:w="4492" w:type="dxa"/>
            <w:shd w:val="clear" w:color="auto" w:fill="auto"/>
          </w:tcPr>
          <w:p w14:paraId="06411C4A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moveTo w:id="1023" w:author="Alejandro André" w:date="2023-03-07T10:34:00Z"/>
              </w:rPr>
            </w:pPr>
            <w:moveTo w:id="1024" w:author="Alejandro André" w:date="2023-03-07T10:34:00Z">
              <w:r>
                <w:t>Fecha de emisión</w:t>
              </w:r>
            </w:moveTo>
          </w:p>
        </w:tc>
      </w:tr>
      <w:moveToRangeEnd w:id="1019"/>
      <w:tr w:rsidR="00BB5303" w:rsidRPr="00532F07" w14:paraId="0F08CF9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0B97299" w14:textId="5A7DEA43" w:rsidR="00BB5303" w:rsidRDefault="00BB5303" w:rsidP="00C65818">
            <w:pPr>
              <w:pStyle w:val="Celda"/>
              <w:rPr>
                <w:b w:val="0"/>
              </w:rPr>
            </w:pPr>
            <w:del w:id="1025" w:author="Alejandro André" w:date="2023-03-07T10:34:00Z">
              <w:r w:rsidDel="00835674">
                <w:rPr>
                  <w:b w:val="0"/>
                </w:rPr>
                <w:delText>IssuedId</w:delText>
              </w:r>
            </w:del>
            <w:ins w:id="1026" w:author="Alejandro André" w:date="2023-03-07T10:34:00Z">
              <w:r w:rsidR="00835674">
                <w:rPr>
                  <w:b w:val="0"/>
                </w:rPr>
                <w:t>ProviderId</w:t>
              </w:r>
            </w:ins>
          </w:p>
        </w:tc>
        <w:tc>
          <w:tcPr>
            <w:tcW w:w="454" w:type="dxa"/>
            <w:shd w:val="clear" w:color="auto" w:fill="auto"/>
          </w:tcPr>
          <w:p w14:paraId="156E59A9" w14:textId="13009B82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5726875" w14:textId="2911C994" w:rsidR="00BB5303" w:rsidRPr="003872F5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Emisor</w:t>
            </w:r>
          </w:p>
        </w:tc>
        <w:tc>
          <w:tcPr>
            <w:tcW w:w="4492" w:type="dxa"/>
            <w:shd w:val="clear" w:color="auto" w:fill="auto"/>
          </w:tcPr>
          <w:p w14:paraId="511E35F5" w14:textId="147A4C9E" w:rsidR="00BB5303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emisor de la factura</w:t>
            </w:r>
          </w:p>
        </w:tc>
      </w:tr>
      <w:tr w:rsidR="004C3439" w:rsidRPr="00532F07" w14:paraId="2DA7FE2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A6C69BC" w14:textId="63F6208F" w:rsidR="004C3439" w:rsidRDefault="004C3439" w:rsidP="004C3439">
            <w:pPr>
              <w:pStyle w:val="Celda"/>
              <w:rPr>
                <w:b w:val="0"/>
              </w:rPr>
            </w:pPr>
            <w:del w:id="1027" w:author="Alejandro André" w:date="2023-03-07T10:34:00Z">
              <w:r w:rsidDel="00835674">
                <w:rPr>
                  <w:b w:val="0"/>
                </w:rPr>
                <w:delText>PayerId</w:delText>
              </w:r>
            </w:del>
            <w:ins w:id="1028" w:author="Alejandro André" w:date="2023-03-07T10:34:00Z">
              <w:r w:rsidR="00835674">
                <w:rPr>
                  <w:b w:val="0"/>
                </w:rPr>
                <w:t>CustomerId</w:t>
              </w:r>
            </w:ins>
          </w:p>
        </w:tc>
        <w:tc>
          <w:tcPr>
            <w:tcW w:w="454" w:type="dxa"/>
            <w:shd w:val="clear" w:color="auto" w:fill="auto"/>
          </w:tcPr>
          <w:p w14:paraId="6C211495" w14:textId="77777777" w:rsidR="004C3439" w:rsidRDefault="004C3439" w:rsidP="004C343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4C1F7650" w14:textId="77777777" w:rsidR="004C3439" w:rsidRDefault="004C3439" w:rsidP="004C343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Pagador</w:t>
            </w:r>
          </w:p>
        </w:tc>
        <w:tc>
          <w:tcPr>
            <w:tcW w:w="4492" w:type="dxa"/>
            <w:shd w:val="clear" w:color="auto" w:fill="auto"/>
          </w:tcPr>
          <w:p w14:paraId="6E0AC156" w14:textId="77777777" w:rsidR="004C3439" w:rsidRDefault="004C3439" w:rsidP="004C3439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pagador de la factura</w:t>
            </w:r>
          </w:p>
        </w:tc>
      </w:tr>
      <w:tr w:rsidR="00BB5303" w:rsidRPr="00532F07" w:rsidDel="00835674" w14:paraId="1A590165" w14:textId="3D089045" w:rsidTr="00C65818">
        <w:trPr>
          <w:del w:id="1029" w:author="Alejandro André" w:date="2023-03-07T10:34:00Z"/>
        </w:trPr>
        <w:tc>
          <w:tcPr>
            <w:tcW w:w="1967" w:type="dxa"/>
            <w:shd w:val="clear" w:color="auto" w:fill="auto"/>
          </w:tcPr>
          <w:p w14:paraId="179FB562" w14:textId="3F069207" w:rsidR="00BB5303" w:rsidDel="00835674" w:rsidRDefault="004C3439" w:rsidP="00C65818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del w:id="1030" w:author="Alejandro André" w:date="2023-03-07T10:34:00Z"/>
                <w:b w:val="0"/>
              </w:rPr>
            </w:pPr>
            <w:del w:id="1031" w:author="Alejandro André" w:date="2023-03-07T10:34:00Z">
              <w:r w:rsidDel="00835674">
                <w:rPr>
                  <w:b w:val="0"/>
                </w:rPr>
                <w:delText>MethodId</w:delText>
              </w:r>
            </w:del>
          </w:p>
        </w:tc>
        <w:tc>
          <w:tcPr>
            <w:tcW w:w="454" w:type="dxa"/>
            <w:shd w:val="clear" w:color="auto" w:fill="auto"/>
          </w:tcPr>
          <w:p w14:paraId="64FE1EAE" w14:textId="41E8A0AA" w:rsidR="00BB5303" w:rsidDel="00835674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32" w:author="Alejandro André" w:date="2023-03-07T10:34:00Z"/>
                <w:b/>
              </w:rPr>
            </w:pPr>
            <w:del w:id="1033" w:author="Alejandro André" w:date="2023-03-07T10:34:00Z">
              <w:r w:rsidDel="00835674">
                <w:rPr>
                  <w:b/>
                </w:rPr>
                <w:delText>FK</w:delText>
              </w:r>
            </w:del>
          </w:p>
        </w:tc>
        <w:tc>
          <w:tcPr>
            <w:tcW w:w="2147" w:type="dxa"/>
            <w:shd w:val="clear" w:color="auto" w:fill="auto"/>
          </w:tcPr>
          <w:p w14:paraId="03EBEE41" w14:textId="04DA1542" w:rsidR="00BB5303" w:rsidDel="00835674" w:rsidRDefault="004C343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34" w:author="Alejandro André" w:date="2023-03-07T10:34:00Z"/>
              </w:rPr>
            </w:pPr>
            <w:del w:id="1035" w:author="Alejandro André" w:date="2023-03-07T10:34:00Z">
              <w:r w:rsidDel="00835674">
                <w:delText>Medios de pago</w:delText>
              </w:r>
            </w:del>
          </w:p>
        </w:tc>
        <w:tc>
          <w:tcPr>
            <w:tcW w:w="4492" w:type="dxa"/>
            <w:shd w:val="clear" w:color="auto" w:fill="auto"/>
          </w:tcPr>
          <w:p w14:paraId="0D1FDC74" w14:textId="139B0481" w:rsidR="00BB5303" w:rsidDel="00835674" w:rsidRDefault="00BB5303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36" w:author="Alejandro André" w:date="2023-03-07T10:34:00Z"/>
              </w:rPr>
            </w:pPr>
            <w:del w:id="1037" w:author="Alejandro André" w:date="2023-03-07T10:34:00Z">
              <w:r w:rsidDel="00835674">
                <w:delText xml:space="preserve">Identificador del </w:delText>
              </w:r>
              <w:r w:rsidR="004C3439" w:rsidDel="00835674">
                <w:delText>medio de pago utilizado</w:delText>
              </w:r>
            </w:del>
          </w:p>
        </w:tc>
      </w:tr>
      <w:tr w:rsidR="00F86506" w:rsidRPr="00532F07" w14:paraId="43E75AF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DE2A73B" w14:textId="6B15AD77" w:rsidR="00F86506" w:rsidRDefault="00F86506" w:rsidP="00F86506">
            <w:pPr>
              <w:pStyle w:val="Celda"/>
              <w:rPr>
                <w:b w:val="0"/>
              </w:rPr>
            </w:pPr>
            <w:r>
              <w:rPr>
                <w:b w:val="0"/>
              </w:rPr>
              <w:t>BookingId</w:t>
            </w:r>
          </w:p>
        </w:tc>
        <w:tc>
          <w:tcPr>
            <w:tcW w:w="454" w:type="dxa"/>
            <w:shd w:val="clear" w:color="auto" w:fill="auto"/>
          </w:tcPr>
          <w:p w14:paraId="1B365130" w14:textId="2BD00225" w:rsidR="00F86506" w:rsidRDefault="00F86506" w:rsidP="00F8650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0DD54E3F" w14:textId="4BAE3582" w:rsidR="00F86506" w:rsidRDefault="00F86506" w:rsidP="00F8650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Reserva</w:t>
            </w:r>
          </w:p>
        </w:tc>
        <w:tc>
          <w:tcPr>
            <w:tcW w:w="4492" w:type="dxa"/>
            <w:shd w:val="clear" w:color="auto" w:fill="auto"/>
          </w:tcPr>
          <w:p w14:paraId="4B277604" w14:textId="5F4C7844" w:rsidR="00F86506" w:rsidRDefault="00F86506" w:rsidP="00F8650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reserva</w:t>
            </w:r>
          </w:p>
        </w:tc>
      </w:tr>
      <w:tr w:rsidR="009E3A83" w:rsidRPr="005D39F3" w:rsidDel="005D39F3" w14:paraId="1E93FD99" w14:textId="6762C63F" w:rsidTr="00C65818">
        <w:trPr>
          <w:del w:id="1038" w:author="Alejandro André" w:date="2023-03-08T13:01:00Z"/>
        </w:trPr>
        <w:tc>
          <w:tcPr>
            <w:tcW w:w="1967" w:type="dxa"/>
            <w:shd w:val="clear" w:color="auto" w:fill="auto"/>
          </w:tcPr>
          <w:p w14:paraId="5A8F12BD" w14:textId="5F7F8A8B" w:rsidR="009E3A83" w:rsidRPr="005D39F3" w:rsidDel="005D39F3" w:rsidRDefault="009E3A83" w:rsidP="00C65818">
            <w:pPr>
              <w:pStyle w:val="Celda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del w:id="1039" w:author="Alejandro André" w:date="2023-03-08T13:01:00Z"/>
                <w:moveFrom w:id="1040" w:author="Alejandro André" w:date="2023-03-07T10:34:00Z"/>
                <w:b w:val="0"/>
                <w:u w:val="single"/>
                <w:rPrChange w:id="1041" w:author="Alejandro André" w:date="2023-03-08T13:01:00Z">
                  <w:rPr>
                    <w:del w:id="1042" w:author="Alejandro André" w:date="2023-03-08T13:01:00Z"/>
                    <w:moveFrom w:id="1043" w:author="Alejandro André" w:date="2023-03-07T10:34:00Z"/>
                    <w:b w:val="0"/>
                  </w:rPr>
                </w:rPrChange>
              </w:rPr>
            </w:pPr>
            <w:moveFromRangeStart w:id="1044" w:author="Alejandro André" w:date="2023-03-07T10:34:00Z" w:name="move129077679"/>
            <w:moveFrom w:id="1045" w:author="Alejandro André" w:date="2023-03-07T10:34:00Z">
              <w:del w:id="1046" w:author="Alejandro André" w:date="2023-03-08T13:01:00Z">
                <w:r w:rsidRPr="005D39F3" w:rsidDel="005D39F3">
                  <w:rPr>
                    <w:u w:val="single"/>
                    <w:rPrChange w:id="1047" w:author="Alejandro André" w:date="2023-03-08T13:01:00Z">
                      <w:rPr/>
                    </w:rPrChange>
                  </w:rPr>
                  <w:delText>Type</w:delText>
                </w:r>
              </w:del>
            </w:moveFrom>
          </w:p>
        </w:tc>
        <w:tc>
          <w:tcPr>
            <w:tcW w:w="454" w:type="dxa"/>
            <w:shd w:val="clear" w:color="auto" w:fill="auto"/>
          </w:tcPr>
          <w:p w14:paraId="3DCECEB4" w14:textId="3AF2D68E" w:rsidR="009E3A83" w:rsidRPr="005D39F3" w:rsidDel="005D39F3" w:rsidRDefault="009E3A83" w:rsidP="00C65818">
            <w:pPr>
              <w:pStyle w:val="Celda"/>
              <w:rPr>
                <w:del w:id="1048" w:author="Alejandro André" w:date="2023-03-08T13:01:00Z"/>
                <w:moveFrom w:id="1049" w:author="Alejandro André" w:date="2023-03-07T10:34:00Z"/>
                <w:b/>
                <w:u w:val="single"/>
                <w:rPrChange w:id="1050" w:author="Alejandro André" w:date="2023-03-08T13:01:00Z">
                  <w:rPr>
                    <w:del w:id="1051" w:author="Alejandro André" w:date="2023-03-08T13:01:00Z"/>
                    <w:moveFrom w:id="1052" w:author="Alejandro André" w:date="2023-03-07T10:34:00Z"/>
                    <w:b/>
                  </w:rPr>
                </w:rPrChange>
              </w:rPr>
            </w:pPr>
          </w:p>
        </w:tc>
        <w:tc>
          <w:tcPr>
            <w:tcW w:w="2147" w:type="dxa"/>
            <w:shd w:val="clear" w:color="auto" w:fill="auto"/>
          </w:tcPr>
          <w:p w14:paraId="41DC9466" w14:textId="111DDA2F" w:rsidR="009E3A83" w:rsidRPr="005D39F3" w:rsidDel="005D39F3" w:rsidRDefault="009E3A83" w:rsidP="00C65818">
            <w:pPr>
              <w:pStyle w:val="Celda"/>
              <w:rPr>
                <w:del w:id="1053" w:author="Alejandro André" w:date="2023-03-08T13:01:00Z"/>
                <w:moveFrom w:id="1054" w:author="Alejandro André" w:date="2023-03-07T10:34:00Z"/>
                <w:u w:val="single"/>
                <w:rPrChange w:id="1055" w:author="Alejandro André" w:date="2023-03-08T13:01:00Z">
                  <w:rPr>
                    <w:del w:id="1056" w:author="Alejandro André" w:date="2023-03-08T13:01:00Z"/>
                    <w:moveFrom w:id="1057" w:author="Alejandro André" w:date="2023-03-07T10:34:00Z"/>
                  </w:rPr>
                </w:rPrChange>
              </w:rPr>
            </w:pPr>
          </w:p>
        </w:tc>
        <w:tc>
          <w:tcPr>
            <w:tcW w:w="4492" w:type="dxa"/>
            <w:shd w:val="clear" w:color="auto" w:fill="auto"/>
          </w:tcPr>
          <w:p w14:paraId="4635F20F" w14:textId="004E7E1D" w:rsidR="009E3A83" w:rsidRPr="005D39F3" w:rsidDel="005D39F3" w:rsidRDefault="009E3A83" w:rsidP="00C65818">
            <w:pPr>
              <w:pStyle w:val="Celda"/>
              <w:rPr>
                <w:del w:id="1058" w:author="Alejandro André" w:date="2023-03-08T13:01:00Z"/>
                <w:moveFrom w:id="1059" w:author="Alejandro André" w:date="2023-03-07T10:34:00Z"/>
                <w:u w:val="single"/>
                <w:rPrChange w:id="1060" w:author="Alejandro André" w:date="2023-03-08T13:01:00Z">
                  <w:rPr>
                    <w:del w:id="1061" w:author="Alejandro André" w:date="2023-03-08T13:01:00Z"/>
                    <w:moveFrom w:id="1062" w:author="Alejandro André" w:date="2023-03-07T10:34:00Z"/>
                  </w:rPr>
                </w:rPrChange>
              </w:rPr>
            </w:pPr>
            <w:moveFrom w:id="1063" w:author="Alejandro André" w:date="2023-03-07T10:34:00Z">
              <w:del w:id="1064" w:author="Alejandro André" w:date="2023-03-08T13:01:00Z">
                <w:r w:rsidRPr="005D39F3" w:rsidDel="005D39F3">
                  <w:rPr>
                    <w:u w:val="single"/>
                    <w:rPrChange w:id="1065" w:author="Alejandro André" w:date="2023-03-08T13:01:00Z">
                      <w:rPr/>
                    </w:rPrChange>
                  </w:rPr>
                  <w:delText>Indicador de factura o recibo</w:delText>
                </w:r>
              </w:del>
            </w:moveFrom>
          </w:p>
        </w:tc>
      </w:tr>
      <w:tr w:rsidR="00546CB0" w:rsidRPr="005D39F3" w:rsidDel="005D39F3" w14:paraId="7B2A3A54" w14:textId="56B60F4B" w:rsidTr="00C65818">
        <w:trPr>
          <w:del w:id="1066" w:author="Alejandro André" w:date="2023-03-08T13:01:00Z"/>
        </w:trPr>
        <w:tc>
          <w:tcPr>
            <w:tcW w:w="1967" w:type="dxa"/>
            <w:shd w:val="clear" w:color="auto" w:fill="auto"/>
          </w:tcPr>
          <w:p w14:paraId="55FA4802" w14:textId="16129110" w:rsidR="00546CB0" w:rsidRPr="005D39F3" w:rsidDel="005D39F3" w:rsidRDefault="00546CB0" w:rsidP="00546CB0">
            <w:pPr>
              <w:pStyle w:val="Celda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del w:id="1067" w:author="Alejandro André" w:date="2023-03-08T13:01:00Z"/>
                <w:moveFrom w:id="1068" w:author="Alejandro André" w:date="2023-03-07T10:34:00Z"/>
                <w:b w:val="0"/>
                <w:u w:val="single"/>
                <w:rPrChange w:id="1069" w:author="Alejandro André" w:date="2023-03-08T13:01:00Z">
                  <w:rPr>
                    <w:del w:id="1070" w:author="Alejandro André" w:date="2023-03-08T13:01:00Z"/>
                    <w:moveFrom w:id="1071" w:author="Alejandro André" w:date="2023-03-07T10:34:00Z"/>
                    <w:b w:val="0"/>
                  </w:rPr>
                </w:rPrChange>
              </w:rPr>
            </w:pPr>
            <w:moveFromRangeStart w:id="1072" w:author="Alejandro André" w:date="2023-03-07T10:34:00Z" w:name="move129077687"/>
            <w:moveFromRangeEnd w:id="1044"/>
            <w:moveFrom w:id="1073" w:author="Alejandro André" w:date="2023-03-07T10:34:00Z">
              <w:del w:id="1074" w:author="Alejandro André" w:date="2023-03-08T13:01:00Z">
                <w:r w:rsidRPr="005D39F3" w:rsidDel="005D39F3">
                  <w:rPr>
                    <w:u w:val="single"/>
                    <w:rPrChange w:id="1075" w:author="Alejandro André" w:date="2023-03-08T13:01:00Z">
                      <w:rPr/>
                    </w:rPrChange>
                  </w:rPr>
                  <w:delText>IssueDate</w:delText>
                </w:r>
              </w:del>
            </w:moveFrom>
          </w:p>
        </w:tc>
        <w:tc>
          <w:tcPr>
            <w:tcW w:w="454" w:type="dxa"/>
            <w:shd w:val="clear" w:color="auto" w:fill="auto"/>
          </w:tcPr>
          <w:p w14:paraId="7DA947F8" w14:textId="6153C277" w:rsidR="00546CB0" w:rsidRPr="005D39F3" w:rsidDel="005D39F3" w:rsidRDefault="00546CB0" w:rsidP="00546CB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76" w:author="Alejandro André" w:date="2023-03-08T13:01:00Z"/>
                <w:moveFrom w:id="1077" w:author="Alejandro André" w:date="2023-03-07T10:34:00Z"/>
                <w:b/>
                <w:u w:val="single"/>
                <w:rPrChange w:id="1078" w:author="Alejandro André" w:date="2023-03-08T13:01:00Z">
                  <w:rPr>
                    <w:del w:id="1079" w:author="Alejandro André" w:date="2023-03-08T13:01:00Z"/>
                    <w:moveFrom w:id="1080" w:author="Alejandro André" w:date="2023-03-07T10:34:00Z"/>
                    <w:b/>
                  </w:rPr>
                </w:rPrChange>
              </w:rPr>
            </w:pPr>
          </w:p>
        </w:tc>
        <w:tc>
          <w:tcPr>
            <w:tcW w:w="2147" w:type="dxa"/>
            <w:shd w:val="clear" w:color="auto" w:fill="auto"/>
          </w:tcPr>
          <w:p w14:paraId="623AEDBA" w14:textId="65583D26" w:rsidR="00546CB0" w:rsidRPr="005D39F3" w:rsidDel="005D39F3" w:rsidRDefault="00546CB0" w:rsidP="00546CB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81" w:author="Alejandro André" w:date="2023-03-08T13:01:00Z"/>
                <w:moveFrom w:id="1082" w:author="Alejandro André" w:date="2023-03-07T10:34:00Z"/>
                <w:u w:val="single"/>
                <w:rPrChange w:id="1083" w:author="Alejandro André" w:date="2023-03-08T13:01:00Z">
                  <w:rPr>
                    <w:del w:id="1084" w:author="Alejandro André" w:date="2023-03-08T13:01:00Z"/>
                    <w:moveFrom w:id="1085" w:author="Alejandro André" w:date="2023-03-07T10:34:00Z"/>
                  </w:rPr>
                </w:rPrChange>
              </w:rPr>
            </w:pPr>
          </w:p>
        </w:tc>
        <w:tc>
          <w:tcPr>
            <w:tcW w:w="4492" w:type="dxa"/>
            <w:shd w:val="clear" w:color="auto" w:fill="auto"/>
          </w:tcPr>
          <w:p w14:paraId="09BEE37F" w14:textId="6E83F0B4" w:rsidR="00546CB0" w:rsidRPr="005D39F3" w:rsidDel="005D39F3" w:rsidRDefault="00546CB0" w:rsidP="00546CB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086" w:author="Alejandro André" w:date="2023-03-08T13:01:00Z"/>
                <w:moveFrom w:id="1087" w:author="Alejandro André" w:date="2023-03-07T10:34:00Z"/>
                <w:u w:val="single"/>
                <w:rPrChange w:id="1088" w:author="Alejandro André" w:date="2023-03-08T13:01:00Z">
                  <w:rPr>
                    <w:del w:id="1089" w:author="Alejandro André" w:date="2023-03-08T13:01:00Z"/>
                    <w:moveFrom w:id="1090" w:author="Alejandro André" w:date="2023-03-07T10:34:00Z"/>
                  </w:rPr>
                </w:rPrChange>
              </w:rPr>
            </w:pPr>
            <w:moveFrom w:id="1091" w:author="Alejandro André" w:date="2023-03-07T10:34:00Z">
              <w:del w:id="1092" w:author="Alejandro André" w:date="2023-03-08T13:01:00Z">
                <w:r w:rsidRPr="005D39F3" w:rsidDel="005D39F3">
                  <w:rPr>
                    <w:u w:val="single"/>
                    <w:rPrChange w:id="1093" w:author="Alejandro André" w:date="2023-03-08T13:01:00Z">
                      <w:rPr/>
                    </w:rPrChange>
                  </w:rPr>
                  <w:delText>Fecha de emisión</w:delText>
                </w:r>
              </w:del>
            </w:moveFrom>
          </w:p>
        </w:tc>
      </w:tr>
      <w:moveFromRangeEnd w:id="1072"/>
      <w:tr w:rsidR="00835674" w:rsidRPr="00532F07" w14:paraId="30B53196" w14:textId="77777777" w:rsidTr="00FB6B05">
        <w:trPr>
          <w:ins w:id="1094" w:author="Alejandro André" w:date="2023-03-07T10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FA43CD8" w14:textId="77777777" w:rsidR="00835674" w:rsidRPr="00A97226" w:rsidRDefault="00835674" w:rsidP="00835674">
            <w:pPr>
              <w:pStyle w:val="Celda"/>
              <w:rPr>
                <w:ins w:id="1095" w:author="Alejandro André" w:date="2023-03-07T10:34:00Z"/>
                <w:b w:val="0"/>
                <w:bCs w:val="0"/>
              </w:rPr>
            </w:pPr>
            <w:ins w:id="1096" w:author="Alejandro André" w:date="2023-03-07T10:34:00Z">
              <w:r>
                <w:rPr>
                  <w:b w:val="0"/>
                  <w:bCs w:val="0"/>
                </w:rPr>
                <w:t>Details</w:t>
              </w:r>
            </w:ins>
          </w:p>
        </w:tc>
        <w:tc>
          <w:tcPr>
            <w:tcW w:w="454" w:type="dxa"/>
            <w:shd w:val="clear" w:color="auto" w:fill="auto"/>
          </w:tcPr>
          <w:p w14:paraId="7ABEEFC6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7" w:author="Alejandro André" w:date="2023-03-07T10:34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0A017FCF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8" w:author="Alejandro André" w:date="2023-03-07T10:34:00Z"/>
              </w:rPr>
            </w:pPr>
          </w:p>
        </w:tc>
        <w:tc>
          <w:tcPr>
            <w:tcW w:w="4492" w:type="dxa"/>
            <w:shd w:val="clear" w:color="auto" w:fill="auto"/>
          </w:tcPr>
          <w:p w14:paraId="7690EBDB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099" w:author="Alejandro André" w:date="2023-03-07T10:34:00Z"/>
              </w:rPr>
            </w:pPr>
            <w:ins w:id="1100" w:author="Alejandro André" w:date="2023-03-07T10:34:00Z">
              <w:r>
                <w:t>Observaciones, a la factura</w:t>
              </w:r>
            </w:ins>
          </w:p>
        </w:tc>
      </w:tr>
      <w:tr w:rsidR="00835674" w:rsidRPr="00532F07" w14:paraId="5619DC3D" w14:textId="77777777" w:rsidTr="00FB6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01" w:author="Alejandro André" w:date="2023-03-07T10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23C193D" w14:textId="77777777" w:rsidR="00835674" w:rsidRPr="00A97226" w:rsidRDefault="00835674" w:rsidP="00835674">
            <w:pPr>
              <w:pStyle w:val="Celda"/>
              <w:rPr>
                <w:ins w:id="1102" w:author="Alejandro André" w:date="2023-03-07T10:34:00Z"/>
                <w:b w:val="0"/>
                <w:bCs w:val="0"/>
              </w:rPr>
            </w:pPr>
            <w:ins w:id="1103" w:author="Alejandro André" w:date="2023-03-07T10:34:00Z">
              <w:r w:rsidRPr="00A97226">
                <w:rPr>
                  <w:b w:val="0"/>
                  <w:bCs w:val="0"/>
                </w:rPr>
                <w:t>C</w:t>
              </w:r>
              <w:r>
                <w:rPr>
                  <w:b w:val="0"/>
                  <w:bCs w:val="0"/>
                </w:rPr>
                <w:t>o</w:t>
              </w:r>
              <w:r w:rsidRPr="00A97226">
                <w:rPr>
                  <w:b w:val="0"/>
                  <w:bCs w:val="0"/>
                </w:rPr>
                <w:t xml:space="preserve">mments </w:t>
              </w:r>
            </w:ins>
          </w:p>
        </w:tc>
        <w:tc>
          <w:tcPr>
            <w:tcW w:w="454" w:type="dxa"/>
            <w:shd w:val="clear" w:color="auto" w:fill="auto"/>
          </w:tcPr>
          <w:p w14:paraId="46A11985" w14:textId="77777777" w:rsidR="00835674" w:rsidRDefault="00835674" w:rsidP="008356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04" w:author="Alejandro André" w:date="2023-03-07T10:34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2D5CCD6C" w14:textId="77777777" w:rsidR="00835674" w:rsidRDefault="00835674" w:rsidP="008356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05" w:author="Alejandro André" w:date="2023-03-07T10:34:00Z"/>
              </w:rPr>
            </w:pPr>
          </w:p>
        </w:tc>
        <w:tc>
          <w:tcPr>
            <w:tcW w:w="4492" w:type="dxa"/>
            <w:shd w:val="clear" w:color="auto" w:fill="auto"/>
          </w:tcPr>
          <w:p w14:paraId="5C41745C" w14:textId="77777777" w:rsidR="00835674" w:rsidRDefault="00835674" w:rsidP="00835674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06" w:author="Alejandro André" w:date="2023-03-07T10:34:00Z"/>
              </w:rPr>
            </w:pPr>
            <w:ins w:id="1107" w:author="Alejandro André" w:date="2023-03-07T10:34:00Z">
              <w:r>
                <w:t>Observaciones o comentarios, uso inernn</w:t>
              </w:r>
            </w:ins>
          </w:p>
        </w:tc>
      </w:tr>
      <w:tr w:rsidR="00835674" w:rsidRPr="00532F07" w14:paraId="7D589D6F" w14:textId="77777777" w:rsidTr="00FB6B05">
        <w:trPr>
          <w:ins w:id="1108" w:author="Alejandro André" w:date="2023-03-07T10:3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C1A84B2" w14:textId="77777777" w:rsidR="00835674" w:rsidRDefault="00835674" w:rsidP="00835674">
            <w:pPr>
              <w:pStyle w:val="Celda"/>
              <w:rPr>
                <w:ins w:id="1109" w:author="Alejandro André" w:date="2023-03-07T10:34:00Z"/>
                <w:b w:val="0"/>
              </w:rPr>
            </w:pPr>
            <w:ins w:id="1110" w:author="Alejandro André" w:date="2023-03-07T10:34:00Z">
              <w:r>
                <w:rPr>
                  <w:b w:val="0"/>
                </w:rPr>
                <w:t>PaymentMethodId</w:t>
              </w:r>
            </w:ins>
          </w:p>
        </w:tc>
        <w:tc>
          <w:tcPr>
            <w:tcW w:w="454" w:type="dxa"/>
            <w:shd w:val="clear" w:color="auto" w:fill="auto"/>
          </w:tcPr>
          <w:p w14:paraId="006188E5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1" w:author="Alejandro André" w:date="2023-03-07T10:34:00Z"/>
                <w:b/>
              </w:rPr>
            </w:pPr>
            <w:ins w:id="1112" w:author="Alejandro André" w:date="2023-03-07T10:34:00Z">
              <w:r>
                <w:rPr>
                  <w:b/>
                </w:rPr>
                <w:t>FK</w:t>
              </w:r>
            </w:ins>
          </w:p>
        </w:tc>
        <w:tc>
          <w:tcPr>
            <w:tcW w:w="2147" w:type="dxa"/>
            <w:shd w:val="clear" w:color="auto" w:fill="auto"/>
          </w:tcPr>
          <w:p w14:paraId="38CD5FB5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3" w:author="Alejandro André" w:date="2023-03-07T10:34:00Z"/>
              </w:rPr>
            </w:pPr>
            <w:ins w:id="1114" w:author="Alejandro André" w:date="2023-03-07T10:34:00Z">
              <w:r>
                <w:t>Medios de pago</w:t>
              </w:r>
            </w:ins>
          </w:p>
        </w:tc>
        <w:tc>
          <w:tcPr>
            <w:tcW w:w="4492" w:type="dxa"/>
            <w:shd w:val="clear" w:color="auto" w:fill="auto"/>
          </w:tcPr>
          <w:p w14:paraId="39DD642B" w14:textId="77777777" w:rsidR="00835674" w:rsidRDefault="00835674" w:rsidP="0083567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15" w:author="Alejandro André" w:date="2023-03-07T10:34:00Z"/>
              </w:rPr>
            </w:pPr>
            <w:ins w:id="1116" w:author="Alejandro André" w:date="2023-03-07T10:34:00Z">
              <w:r>
                <w:t>Identificador del medio de pago utilizado</w:t>
              </w:r>
            </w:ins>
          </w:p>
        </w:tc>
      </w:tr>
      <w:tr w:rsidR="00A97226" w:rsidRPr="00532F07" w14:paraId="34D4F4B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319737C" w14:textId="25D1EAA2" w:rsidR="00A97226" w:rsidRDefault="00A97226" w:rsidP="00A97226">
            <w:pPr>
              <w:pStyle w:val="Celda"/>
              <w:rPr>
                <w:b w:val="0"/>
              </w:rPr>
            </w:pPr>
            <w:r>
              <w:rPr>
                <w:b w:val="0"/>
              </w:rPr>
              <w:t>Payment</w:t>
            </w:r>
            <w:ins w:id="1117" w:author="Alejandro André" w:date="2023-03-08T13:01:00Z">
              <w:r w:rsidR="005D39F3">
                <w:rPr>
                  <w:b w:val="0"/>
                </w:rPr>
                <w:t>Id</w:t>
              </w:r>
            </w:ins>
            <w:del w:id="1118" w:author="Alejandro André" w:date="2023-03-08T13:01:00Z">
              <w:r w:rsidDel="005D39F3">
                <w:rPr>
                  <w:b w:val="0"/>
                </w:rPr>
                <w:delText>Date</w:delText>
              </w:r>
            </w:del>
          </w:p>
        </w:tc>
        <w:tc>
          <w:tcPr>
            <w:tcW w:w="454" w:type="dxa"/>
            <w:shd w:val="clear" w:color="auto" w:fill="auto"/>
          </w:tcPr>
          <w:p w14:paraId="12704ED7" w14:textId="3F5B5D2E" w:rsidR="00A97226" w:rsidRDefault="005D39F3" w:rsidP="00A9722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ins w:id="1119" w:author="Alejandro André" w:date="2023-03-08T13:01:00Z">
              <w:r>
                <w:rPr>
                  <w:b/>
                </w:rPr>
                <w:t>FK</w:t>
              </w:r>
            </w:ins>
          </w:p>
        </w:tc>
        <w:tc>
          <w:tcPr>
            <w:tcW w:w="2147" w:type="dxa"/>
            <w:shd w:val="clear" w:color="auto" w:fill="auto"/>
          </w:tcPr>
          <w:p w14:paraId="798D4C11" w14:textId="28552DE5" w:rsidR="00A97226" w:rsidRDefault="005D39F3" w:rsidP="00A9722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ins w:id="1120" w:author="Alejandro André" w:date="2023-03-08T13:01:00Z">
              <w:r>
                <w:t>Pago</w:t>
              </w:r>
            </w:ins>
          </w:p>
        </w:tc>
        <w:tc>
          <w:tcPr>
            <w:tcW w:w="4492" w:type="dxa"/>
            <w:shd w:val="clear" w:color="auto" w:fill="auto"/>
          </w:tcPr>
          <w:p w14:paraId="3CAC30B2" w14:textId="5FDFEF4A" w:rsidR="00A97226" w:rsidRDefault="005D39F3" w:rsidP="00A97226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ins w:id="1121" w:author="Alejandro André" w:date="2023-03-08T13:01:00Z">
              <w:r>
                <w:t>Solicitud de p</w:t>
              </w:r>
            </w:ins>
            <w:del w:id="1122" w:author="Alejandro André" w:date="2023-03-08T13:01:00Z">
              <w:r w:rsidR="00A97226" w:rsidDel="005D39F3">
                <w:delText>Fecha de pago</w:delText>
              </w:r>
            </w:del>
            <w:ins w:id="1123" w:author="Alejandro André" w:date="2023-03-08T13:01:00Z">
              <w:r>
                <w:t>ago para esta factura</w:t>
              </w:r>
            </w:ins>
          </w:p>
        </w:tc>
      </w:tr>
      <w:tr w:rsidR="00A97226" w:rsidRPr="00532F07" w:rsidDel="00835674" w14:paraId="44217886" w14:textId="725B2B76" w:rsidTr="00C65818">
        <w:trPr>
          <w:del w:id="1124" w:author="Alejandro André" w:date="2023-03-07T10:34:00Z"/>
        </w:trPr>
        <w:tc>
          <w:tcPr>
            <w:tcW w:w="1967" w:type="dxa"/>
            <w:shd w:val="clear" w:color="auto" w:fill="auto"/>
          </w:tcPr>
          <w:p w14:paraId="5656D1F1" w14:textId="1A2162B2" w:rsidR="00A97226" w:rsidRPr="00A97226" w:rsidDel="00835674" w:rsidRDefault="00A97226" w:rsidP="00C65818">
            <w:pPr>
              <w:pStyle w:val="Celda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del w:id="1125" w:author="Alejandro André" w:date="2023-03-07T10:34:00Z"/>
                <w:b w:val="0"/>
                <w:bCs w:val="0"/>
              </w:rPr>
            </w:pPr>
            <w:del w:id="1126" w:author="Alejandro André" w:date="2023-03-07T10:34:00Z">
              <w:r w:rsidRPr="00A97226" w:rsidDel="00835674">
                <w:rPr>
                  <w:b w:val="0"/>
                  <w:bCs w:val="0"/>
                </w:rPr>
                <w:delText>C</w:delText>
              </w:r>
              <w:r w:rsidDel="00835674">
                <w:rPr>
                  <w:b w:val="0"/>
                  <w:bCs w:val="0"/>
                </w:rPr>
                <w:delText>o</w:delText>
              </w:r>
              <w:r w:rsidRPr="00A97226" w:rsidDel="00835674">
                <w:rPr>
                  <w:b w:val="0"/>
                  <w:bCs w:val="0"/>
                </w:rPr>
                <w:delText xml:space="preserve">mments </w:delText>
              </w:r>
            </w:del>
          </w:p>
        </w:tc>
        <w:tc>
          <w:tcPr>
            <w:tcW w:w="454" w:type="dxa"/>
            <w:shd w:val="clear" w:color="auto" w:fill="auto"/>
          </w:tcPr>
          <w:p w14:paraId="5BC0FE9D" w14:textId="0DD404AC" w:rsidR="00A97226" w:rsidDel="00835674" w:rsidRDefault="00A97226" w:rsidP="00C65818">
            <w:pPr>
              <w:pStyle w:val="Celda"/>
              <w:rPr>
                <w:del w:id="1127" w:author="Alejandro André" w:date="2023-03-07T10:34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5F4B4BD" w14:textId="19C3E695" w:rsidR="00A97226" w:rsidDel="00835674" w:rsidRDefault="00A97226" w:rsidP="00C65818">
            <w:pPr>
              <w:pStyle w:val="Celda"/>
              <w:rPr>
                <w:del w:id="1128" w:author="Alejandro André" w:date="2023-03-07T10:34:00Z"/>
              </w:rPr>
            </w:pPr>
          </w:p>
        </w:tc>
        <w:tc>
          <w:tcPr>
            <w:tcW w:w="4492" w:type="dxa"/>
            <w:shd w:val="clear" w:color="auto" w:fill="auto"/>
          </w:tcPr>
          <w:p w14:paraId="67C6791F" w14:textId="3AE4B0B0" w:rsidR="00A97226" w:rsidDel="00835674" w:rsidRDefault="00A97226" w:rsidP="00C65818">
            <w:pPr>
              <w:pStyle w:val="Celda"/>
              <w:rPr>
                <w:del w:id="1129" w:author="Alejandro André" w:date="2023-03-07T10:34:00Z"/>
              </w:rPr>
            </w:pPr>
            <w:del w:id="1130" w:author="Alejandro André" w:date="2023-03-07T10:34:00Z">
              <w:r w:rsidDel="00835674">
                <w:delText>Observaciones o comentarios</w:delText>
              </w:r>
            </w:del>
          </w:p>
        </w:tc>
      </w:tr>
    </w:tbl>
    <w:p w14:paraId="2569D062" w14:textId="77777777" w:rsidR="00B00F5E" w:rsidRDefault="00B00F5E" w:rsidP="00B00F5E">
      <w:pPr>
        <w:pStyle w:val="Prrafo"/>
      </w:pPr>
      <w:bookmarkStart w:id="1131" w:name="_Toc123552916"/>
    </w:p>
    <w:p w14:paraId="40D5DB3D" w14:textId="7F52C558" w:rsidR="00F904B9" w:rsidRDefault="00F904B9" w:rsidP="00911D0E">
      <w:pPr>
        <w:pStyle w:val="Ttulo2"/>
      </w:pPr>
      <w:bookmarkStart w:id="1132" w:name="_Toc128925266"/>
      <w:r>
        <w:lastRenderedPageBreak/>
        <w:t>Línea de factura.</w:t>
      </w:r>
      <w:bookmarkEnd w:id="1131"/>
      <w:bookmarkEnd w:id="1132"/>
    </w:p>
    <w:p w14:paraId="67487CF6" w14:textId="2108B459" w:rsidR="00F904B9" w:rsidRDefault="00F904B9" w:rsidP="00F904B9">
      <w:r>
        <w:t>Líneas de las facturas emitidas.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F904B9" w:rsidRPr="00202134" w14:paraId="0207BD47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62EEE659" w14:textId="04F8200A" w:rsidR="00F904B9" w:rsidRPr="00202134" w:rsidRDefault="00F904B9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InvoiceLine</w:t>
            </w:r>
          </w:p>
        </w:tc>
      </w:tr>
      <w:tr w:rsidR="00F904B9" w:rsidRPr="003872F5" w14:paraId="1592A47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F4F134" w14:textId="77777777" w:rsidR="00F904B9" w:rsidRPr="003872F5" w:rsidRDefault="00F904B9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D662BC" w14:textId="77777777" w:rsidR="00F904B9" w:rsidRPr="003872F5" w:rsidRDefault="00F904B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396A708" w14:textId="77777777" w:rsidR="00F904B9" w:rsidRPr="003872F5" w:rsidRDefault="00F904B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F904B9" w:rsidRPr="00532F07" w14:paraId="49492A0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5BD2D4C" w14:textId="71065831" w:rsidR="00F904B9" w:rsidRPr="00344BB2" w:rsidRDefault="00F904B9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InvoiceId</w:t>
            </w:r>
          </w:p>
        </w:tc>
        <w:tc>
          <w:tcPr>
            <w:tcW w:w="454" w:type="dxa"/>
            <w:shd w:val="clear" w:color="auto" w:fill="auto"/>
          </w:tcPr>
          <w:p w14:paraId="357F86F0" w14:textId="0C799C6B" w:rsidR="00F904B9" w:rsidRPr="003872F5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78688637" w14:textId="54A732B0" w:rsidR="00F904B9" w:rsidRPr="003872F5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Factura</w:t>
            </w:r>
          </w:p>
        </w:tc>
        <w:tc>
          <w:tcPr>
            <w:tcW w:w="4492" w:type="dxa"/>
            <w:shd w:val="clear" w:color="auto" w:fill="auto"/>
          </w:tcPr>
          <w:p w14:paraId="5CF1F4CC" w14:textId="6C68A568" w:rsidR="00F904B9" w:rsidRPr="003872F5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 la factura</w:t>
            </w:r>
          </w:p>
        </w:tc>
      </w:tr>
      <w:tr w:rsidR="00F904B9" w:rsidRPr="00532F07" w14:paraId="52E3206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6DE01F2" w14:textId="4A417C54" w:rsidR="00F904B9" w:rsidRDefault="00F904B9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ServiceId</w:t>
            </w:r>
          </w:p>
        </w:tc>
        <w:tc>
          <w:tcPr>
            <w:tcW w:w="454" w:type="dxa"/>
            <w:shd w:val="clear" w:color="auto" w:fill="auto"/>
          </w:tcPr>
          <w:p w14:paraId="5DFD6B9E" w14:textId="6F156C17" w:rsidR="00F904B9" w:rsidRPr="003872F5" w:rsidRDefault="00F904B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5E1669E8" w14:textId="76E839D0" w:rsidR="00F904B9" w:rsidRPr="003872F5" w:rsidRDefault="00F904B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</w:t>
            </w:r>
          </w:p>
        </w:tc>
        <w:tc>
          <w:tcPr>
            <w:tcW w:w="4492" w:type="dxa"/>
            <w:shd w:val="clear" w:color="auto" w:fill="auto"/>
          </w:tcPr>
          <w:p w14:paraId="1CE9DD7F" w14:textId="3186F69E" w:rsidR="00F904B9" w:rsidRDefault="00F904B9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servicio facturado</w:t>
            </w:r>
          </w:p>
        </w:tc>
      </w:tr>
      <w:tr w:rsidR="00F904B9" w:rsidRPr="00532F07" w14:paraId="3CD37CA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6E5F3CB9" w14:textId="4901B9DF" w:rsidR="00F904B9" w:rsidRDefault="00F904B9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Amount</w:t>
            </w:r>
          </w:p>
        </w:tc>
        <w:tc>
          <w:tcPr>
            <w:tcW w:w="454" w:type="dxa"/>
            <w:shd w:val="clear" w:color="auto" w:fill="auto"/>
          </w:tcPr>
          <w:p w14:paraId="56A98A94" w14:textId="6244846A" w:rsidR="00F904B9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13635E5" w14:textId="7998BFA1" w:rsidR="00F904B9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57BE5BC5" w14:textId="7A64A65E" w:rsidR="00F904B9" w:rsidRDefault="00F904B9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Importe</w:t>
            </w:r>
          </w:p>
        </w:tc>
      </w:tr>
      <w:tr w:rsidR="00592432" w:rsidRPr="00532F07" w14:paraId="2DFECD3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8E6E492" w14:textId="77777777" w:rsidR="00592432" w:rsidRPr="00543067" w:rsidRDefault="00592432" w:rsidP="00592432">
            <w:pPr>
              <w:pStyle w:val="Celda"/>
              <w:rPr>
                <w:b w:val="0"/>
                <w:bCs w:val="0"/>
              </w:rPr>
            </w:pPr>
            <w:r w:rsidRPr="00543067">
              <w:rPr>
                <w:b w:val="0"/>
                <w:bCs w:val="0"/>
              </w:rPr>
              <w:t>TaxId</w:t>
            </w:r>
          </w:p>
        </w:tc>
        <w:tc>
          <w:tcPr>
            <w:tcW w:w="454" w:type="dxa"/>
            <w:shd w:val="clear" w:color="auto" w:fill="auto"/>
          </w:tcPr>
          <w:p w14:paraId="4CDBA056" w14:textId="77777777" w:rsidR="00592432" w:rsidRDefault="00592432" w:rsidP="0059243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7" w:type="dxa"/>
            <w:shd w:val="clear" w:color="auto" w:fill="auto"/>
          </w:tcPr>
          <w:p w14:paraId="20A2E148" w14:textId="77777777" w:rsidR="00592432" w:rsidRDefault="00592432" w:rsidP="0059243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Impuesto</w:t>
            </w:r>
          </w:p>
        </w:tc>
        <w:tc>
          <w:tcPr>
            <w:tcW w:w="4492" w:type="dxa"/>
            <w:shd w:val="clear" w:color="auto" w:fill="auto"/>
          </w:tcPr>
          <w:p w14:paraId="23A93910" w14:textId="77777777" w:rsidR="00592432" w:rsidRDefault="00592432" w:rsidP="0059243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impuesto aplicable</w:t>
            </w:r>
          </w:p>
        </w:tc>
      </w:tr>
      <w:tr w:rsidR="002D1C7A" w:rsidRPr="00532F07" w14:paraId="54E4B45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3F911449" w14:textId="6A2E08C8" w:rsidR="002D1C7A" w:rsidRDefault="002D1C7A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  <w:tc>
          <w:tcPr>
            <w:tcW w:w="454" w:type="dxa"/>
            <w:shd w:val="clear" w:color="auto" w:fill="auto"/>
          </w:tcPr>
          <w:p w14:paraId="3BC3FCFA" w14:textId="77777777" w:rsidR="002D1C7A" w:rsidRDefault="002D1C7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8CCCF18" w14:textId="77777777" w:rsidR="002D1C7A" w:rsidRDefault="002D1C7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1431C87A" w14:textId="470F9CD8" w:rsidR="002D1C7A" w:rsidRDefault="002D1C7A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Comentarios</w:t>
            </w:r>
          </w:p>
        </w:tc>
      </w:tr>
    </w:tbl>
    <w:p w14:paraId="2831BCA4" w14:textId="4BD57819" w:rsidR="00525713" w:rsidRDefault="00525713" w:rsidP="00911D0E">
      <w:pPr>
        <w:pStyle w:val="Ttulo2"/>
      </w:pPr>
      <w:bookmarkStart w:id="1133" w:name="_Toc123552918"/>
      <w:bookmarkStart w:id="1134" w:name="_Toc128925267"/>
      <w:r>
        <w:t>Medio de pago.</w:t>
      </w:r>
      <w:bookmarkEnd w:id="1133"/>
      <w:bookmarkEnd w:id="1134"/>
    </w:p>
    <w:p w14:paraId="36E5E832" w14:textId="6E0617E9" w:rsidR="00CD061E" w:rsidRDefault="00CD061E" w:rsidP="00CD061E">
      <w:r>
        <w:t>Inventario de los diferentes medios de pago utilizados.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CD061E" w:rsidRPr="00202134" w14:paraId="6523D9D8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2D099EF5" w14:textId="4361B6FA" w:rsidR="00CD061E" w:rsidRPr="00202134" w:rsidRDefault="00CD061E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PaymentMethod</w:t>
            </w:r>
          </w:p>
        </w:tc>
      </w:tr>
      <w:tr w:rsidR="00CD061E" w:rsidRPr="003872F5" w14:paraId="2CDC295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692031" w14:textId="77777777" w:rsidR="00CD061E" w:rsidRPr="003872F5" w:rsidRDefault="00CD061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B04C0C7" w14:textId="77777777" w:rsidR="00CD061E" w:rsidRPr="003872F5" w:rsidRDefault="00CD061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0648F5A" w14:textId="77777777" w:rsidR="00CD061E" w:rsidRPr="003872F5" w:rsidRDefault="00CD061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CD061E" w:rsidRPr="00532F07" w14:paraId="4CE2757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529D60E" w14:textId="608F161C" w:rsidR="00CD061E" w:rsidRPr="00344BB2" w:rsidRDefault="00F14430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  <w:r w:rsidR="00CD061E">
              <w:rPr>
                <w:b w:val="0"/>
              </w:rPr>
              <w:t xml:space="preserve"> (ML)</w:t>
            </w:r>
          </w:p>
        </w:tc>
        <w:tc>
          <w:tcPr>
            <w:tcW w:w="454" w:type="dxa"/>
            <w:shd w:val="clear" w:color="auto" w:fill="auto"/>
          </w:tcPr>
          <w:p w14:paraId="01059FD8" w14:textId="3A4B887B" w:rsidR="00CD061E" w:rsidRPr="003872F5" w:rsidRDefault="00CD061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4FD1E341" w14:textId="7EBFAD13" w:rsidR="00CD061E" w:rsidRPr="003872F5" w:rsidRDefault="00CD061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92" w:type="dxa"/>
            <w:shd w:val="clear" w:color="auto" w:fill="auto"/>
          </w:tcPr>
          <w:p w14:paraId="420820E3" w14:textId="304F8DF4" w:rsidR="00CD061E" w:rsidRPr="003872F5" w:rsidRDefault="00CD061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medio de pago</w:t>
            </w:r>
          </w:p>
        </w:tc>
      </w:tr>
    </w:tbl>
    <w:p w14:paraId="644CA7E5" w14:textId="1C12B21A" w:rsidR="005D39F3" w:rsidRDefault="005D39F3" w:rsidP="005D39F3">
      <w:pPr>
        <w:pStyle w:val="Ttulo2"/>
        <w:rPr>
          <w:ins w:id="1135" w:author="Alejandro André" w:date="2023-03-08T12:59:00Z"/>
        </w:rPr>
      </w:pPr>
      <w:bookmarkStart w:id="1136" w:name="_Toc123552925"/>
      <w:bookmarkStart w:id="1137" w:name="_Toc128925268"/>
      <w:ins w:id="1138" w:author="Alejandro André" w:date="2023-03-08T12:59:00Z">
        <w:r>
          <w:t>Pago.</w:t>
        </w:r>
      </w:ins>
    </w:p>
    <w:p w14:paraId="6BD1DC2C" w14:textId="7478F107" w:rsidR="005D39F3" w:rsidRDefault="005D39F3" w:rsidP="005D39F3">
      <w:pPr>
        <w:rPr>
          <w:ins w:id="1139" w:author="Alejandro André" w:date="2023-03-08T12:59:00Z"/>
        </w:rPr>
      </w:pPr>
      <w:ins w:id="1140" w:author="Alejandro André" w:date="2023-03-08T12:59:00Z">
        <w:r>
          <w:t>Dado que un pago puede aglutinar facturas diferen</w:t>
        </w:r>
      </w:ins>
      <w:ins w:id="1141" w:author="Alejandro André" w:date="2023-03-08T13:00:00Z">
        <w:r>
          <w:t>tes, se requiere una entidad para almacenar esta información</w:t>
        </w:r>
      </w:ins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7"/>
        <w:gridCol w:w="454"/>
        <w:gridCol w:w="2147"/>
        <w:gridCol w:w="4492"/>
      </w:tblGrid>
      <w:tr w:rsidR="005D39F3" w:rsidRPr="00202134" w14:paraId="131F6C31" w14:textId="77777777" w:rsidTr="00C00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142" w:author="Alejandro André" w:date="2023-03-08T12:5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</w:tcPr>
          <w:p w14:paraId="6CF877F9" w14:textId="54A2CF15" w:rsidR="005D39F3" w:rsidRPr="00202134" w:rsidRDefault="005D39F3" w:rsidP="00C00642">
            <w:pPr>
              <w:pStyle w:val="Prrafo"/>
              <w:rPr>
                <w:ins w:id="1143" w:author="Alejandro André" w:date="2023-03-08T12:59:00Z"/>
                <w:noProof/>
                <w:color w:val="auto"/>
              </w:rPr>
            </w:pPr>
            <w:ins w:id="1144" w:author="Alejandro André" w:date="2023-03-08T12:59:00Z">
              <w:r>
                <w:rPr>
                  <w:noProof/>
                  <w:color w:val="auto"/>
                </w:rPr>
                <w:t>Payment</w:t>
              </w:r>
            </w:ins>
          </w:p>
        </w:tc>
      </w:tr>
      <w:tr w:rsidR="005D39F3" w:rsidRPr="003872F5" w14:paraId="33514BE5" w14:textId="77777777" w:rsidTr="00C0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45" w:author="Alejandro André" w:date="2023-03-08T12:5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7865A76" w14:textId="77777777" w:rsidR="005D39F3" w:rsidRPr="003872F5" w:rsidRDefault="005D39F3" w:rsidP="00C00642">
            <w:pPr>
              <w:pStyle w:val="Celda"/>
              <w:rPr>
                <w:ins w:id="1146" w:author="Alejandro André" w:date="2023-03-08T12:59:00Z"/>
              </w:rPr>
            </w:pPr>
            <w:ins w:id="1147" w:author="Alejandro André" w:date="2023-03-08T12:59:00Z">
              <w:r w:rsidRPr="003872F5">
                <w:t>Campo</w:t>
              </w:r>
            </w:ins>
          </w:p>
        </w:tc>
        <w:tc>
          <w:tcPr>
            <w:tcW w:w="214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491F5C" w14:textId="77777777" w:rsidR="005D39F3" w:rsidRPr="003872F5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48" w:author="Alejandro André" w:date="2023-03-08T12:59:00Z"/>
                <w:b/>
              </w:rPr>
            </w:pPr>
            <w:ins w:id="1149" w:author="Alejandro André" w:date="2023-03-08T12:59:00Z">
              <w:r>
                <w:rPr>
                  <w:b/>
                </w:rPr>
                <w:t>Relaciones</w:t>
              </w:r>
            </w:ins>
          </w:p>
        </w:tc>
        <w:tc>
          <w:tcPr>
            <w:tcW w:w="449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844D2A1" w14:textId="77777777" w:rsidR="005D39F3" w:rsidRPr="003872F5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50" w:author="Alejandro André" w:date="2023-03-08T12:59:00Z"/>
                <w:b/>
              </w:rPr>
            </w:pPr>
            <w:ins w:id="1151" w:author="Alejandro André" w:date="2023-03-08T12:59:00Z">
              <w:r w:rsidRPr="003872F5">
                <w:rPr>
                  <w:b/>
                </w:rPr>
                <w:t>Descripción</w:t>
              </w:r>
            </w:ins>
          </w:p>
        </w:tc>
      </w:tr>
      <w:tr w:rsidR="005D39F3" w:rsidRPr="00532F07" w14:paraId="63364C52" w14:textId="77777777" w:rsidTr="00C00642">
        <w:trPr>
          <w:ins w:id="1152" w:author="Alejandro André" w:date="2023-03-08T12:5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50D96F20" w14:textId="3499CFF0" w:rsidR="005D39F3" w:rsidRPr="00344BB2" w:rsidRDefault="005D39F3" w:rsidP="00C00642">
            <w:pPr>
              <w:pStyle w:val="Celda"/>
              <w:rPr>
                <w:ins w:id="1153" w:author="Alejandro André" w:date="2023-03-08T12:59:00Z"/>
                <w:b w:val="0"/>
              </w:rPr>
            </w:pPr>
            <w:ins w:id="1154" w:author="Alejandro André" w:date="2023-03-08T13:00:00Z">
              <w:r>
                <w:rPr>
                  <w:b w:val="0"/>
                </w:rPr>
                <w:t>IssueDate</w:t>
              </w:r>
            </w:ins>
          </w:p>
        </w:tc>
        <w:tc>
          <w:tcPr>
            <w:tcW w:w="454" w:type="dxa"/>
            <w:shd w:val="clear" w:color="auto" w:fill="auto"/>
          </w:tcPr>
          <w:p w14:paraId="4088FDC9" w14:textId="77777777" w:rsidR="005D39F3" w:rsidRPr="003872F5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55" w:author="Alejandro André" w:date="2023-03-08T12:59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627CD5B8" w14:textId="77777777" w:rsidR="005D39F3" w:rsidRPr="003872F5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56" w:author="Alejandro André" w:date="2023-03-08T12:59:00Z"/>
              </w:rPr>
            </w:pPr>
          </w:p>
        </w:tc>
        <w:tc>
          <w:tcPr>
            <w:tcW w:w="4492" w:type="dxa"/>
            <w:shd w:val="clear" w:color="auto" w:fill="auto"/>
          </w:tcPr>
          <w:p w14:paraId="6A1FDB8B" w14:textId="004F5988" w:rsidR="005D39F3" w:rsidRPr="003872F5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57" w:author="Alejandro André" w:date="2023-03-08T12:59:00Z"/>
              </w:rPr>
            </w:pPr>
            <w:ins w:id="1158" w:author="Alejandro André" w:date="2023-03-08T13:00:00Z">
              <w:r>
                <w:t>Fecha de emisión</w:t>
              </w:r>
            </w:ins>
          </w:p>
        </w:tc>
      </w:tr>
      <w:tr w:rsidR="005D39F3" w:rsidRPr="00532F07" w14:paraId="518FD02D" w14:textId="77777777" w:rsidTr="00C0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59" w:author="Alejandro André" w:date="2023-03-08T13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19013C6B" w14:textId="05D1C2B9" w:rsidR="005D39F3" w:rsidRDefault="005D39F3" w:rsidP="00C00642">
            <w:pPr>
              <w:pStyle w:val="Celda"/>
              <w:rPr>
                <w:ins w:id="1160" w:author="Alejandro André" w:date="2023-03-08T13:00:00Z"/>
                <w:b w:val="0"/>
              </w:rPr>
            </w:pPr>
            <w:ins w:id="1161" w:author="Alejandro André" w:date="2023-03-08T13:00:00Z">
              <w:r>
                <w:rPr>
                  <w:b w:val="0"/>
                </w:rPr>
                <w:t>CustomerId</w:t>
              </w:r>
            </w:ins>
          </w:p>
        </w:tc>
        <w:tc>
          <w:tcPr>
            <w:tcW w:w="454" w:type="dxa"/>
            <w:shd w:val="clear" w:color="auto" w:fill="auto"/>
          </w:tcPr>
          <w:p w14:paraId="5F778965" w14:textId="649FAB2F" w:rsidR="005D39F3" w:rsidRPr="003872F5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62" w:author="Alejandro André" w:date="2023-03-08T13:00:00Z"/>
                <w:b/>
              </w:rPr>
            </w:pPr>
            <w:ins w:id="1163" w:author="Alejandro André" w:date="2023-03-08T13:00:00Z">
              <w:r>
                <w:rPr>
                  <w:b/>
                </w:rPr>
                <w:t>FK</w:t>
              </w:r>
            </w:ins>
          </w:p>
        </w:tc>
        <w:tc>
          <w:tcPr>
            <w:tcW w:w="2147" w:type="dxa"/>
            <w:shd w:val="clear" w:color="auto" w:fill="auto"/>
          </w:tcPr>
          <w:p w14:paraId="07DECE32" w14:textId="5C3B8C14" w:rsidR="005D39F3" w:rsidRPr="003872F5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64" w:author="Alejandro André" w:date="2023-03-08T13:00:00Z"/>
              </w:rPr>
            </w:pPr>
            <w:ins w:id="1165" w:author="Alejandro André" w:date="2023-03-08T13:00:00Z">
              <w:r>
                <w:t>Cliente</w:t>
              </w:r>
            </w:ins>
          </w:p>
        </w:tc>
        <w:tc>
          <w:tcPr>
            <w:tcW w:w="4492" w:type="dxa"/>
            <w:shd w:val="clear" w:color="auto" w:fill="auto"/>
          </w:tcPr>
          <w:p w14:paraId="09991A3A" w14:textId="5CFAF6AE" w:rsidR="005D39F3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66" w:author="Alejandro André" w:date="2023-03-08T13:00:00Z"/>
              </w:rPr>
            </w:pPr>
            <w:ins w:id="1167" w:author="Alejandro André" w:date="2023-03-08T13:00:00Z">
              <w:r>
                <w:t>Cliente que debe realizar el pago</w:t>
              </w:r>
            </w:ins>
          </w:p>
        </w:tc>
      </w:tr>
      <w:tr w:rsidR="005D39F3" w:rsidRPr="00532F07" w14:paraId="7A6DA537" w14:textId="77777777" w:rsidTr="00C00642">
        <w:trPr>
          <w:ins w:id="1168" w:author="Alejandro André" w:date="2023-03-08T13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CE1F762" w14:textId="3E7B854E" w:rsidR="005D39F3" w:rsidRDefault="005D39F3" w:rsidP="00C00642">
            <w:pPr>
              <w:pStyle w:val="Celda"/>
              <w:rPr>
                <w:ins w:id="1169" w:author="Alejandro André" w:date="2023-03-08T13:00:00Z"/>
                <w:b w:val="0"/>
              </w:rPr>
            </w:pPr>
            <w:ins w:id="1170" w:author="Alejandro André" w:date="2023-03-08T13:00:00Z">
              <w:r>
                <w:rPr>
                  <w:b w:val="0"/>
                </w:rPr>
                <w:t>Amount</w:t>
              </w:r>
            </w:ins>
          </w:p>
        </w:tc>
        <w:tc>
          <w:tcPr>
            <w:tcW w:w="454" w:type="dxa"/>
            <w:shd w:val="clear" w:color="auto" w:fill="auto"/>
          </w:tcPr>
          <w:p w14:paraId="03DC5A66" w14:textId="77777777" w:rsidR="005D39F3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71" w:author="Alejandro André" w:date="2023-03-08T13:00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3784AED5" w14:textId="77777777" w:rsidR="005D39F3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72" w:author="Alejandro André" w:date="2023-03-08T13:00:00Z"/>
              </w:rPr>
            </w:pPr>
          </w:p>
        </w:tc>
        <w:tc>
          <w:tcPr>
            <w:tcW w:w="4492" w:type="dxa"/>
            <w:shd w:val="clear" w:color="auto" w:fill="auto"/>
          </w:tcPr>
          <w:p w14:paraId="7833E88F" w14:textId="22514B30" w:rsidR="005D39F3" w:rsidRDefault="005D39F3" w:rsidP="00C0064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173" w:author="Alejandro André" w:date="2023-03-08T13:00:00Z"/>
              </w:rPr>
            </w:pPr>
            <w:ins w:id="1174" w:author="Alejandro André" w:date="2023-03-08T13:00:00Z">
              <w:r>
                <w:t>Importe total</w:t>
              </w:r>
            </w:ins>
          </w:p>
        </w:tc>
      </w:tr>
      <w:tr w:rsidR="005D39F3" w:rsidRPr="00532F07" w14:paraId="61DDBE61" w14:textId="77777777" w:rsidTr="00C00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175" w:author="Alejandro André" w:date="2023-03-08T13:00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7" w:type="dxa"/>
            <w:shd w:val="clear" w:color="auto" w:fill="auto"/>
          </w:tcPr>
          <w:p w14:paraId="7D1964FD" w14:textId="18FD528F" w:rsidR="005D39F3" w:rsidRDefault="005D39F3" w:rsidP="00C00642">
            <w:pPr>
              <w:pStyle w:val="Celda"/>
              <w:rPr>
                <w:ins w:id="1176" w:author="Alejandro André" w:date="2023-03-08T13:00:00Z"/>
                <w:b w:val="0"/>
              </w:rPr>
            </w:pPr>
            <w:ins w:id="1177" w:author="Alejandro André" w:date="2023-03-08T13:00:00Z">
              <w:r>
                <w:rPr>
                  <w:b w:val="0"/>
                </w:rPr>
                <w:t>PaymentDate</w:t>
              </w:r>
            </w:ins>
          </w:p>
        </w:tc>
        <w:tc>
          <w:tcPr>
            <w:tcW w:w="454" w:type="dxa"/>
            <w:shd w:val="clear" w:color="auto" w:fill="auto"/>
          </w:tcPr>
          <w:p w14:paraId="52443C04" w14:textId="77777777" w:rsidR="005D39F3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78" w:author="Alejandro André" w:date="2023-03-08T13:00:00Z"/>
                <w:b/>
              </w:rPr>
            </w:pPr>
          </w:p>
        </w:tc>
        <w:tc>
          <w:tcPr>
            <w:tcW w:w="2147" w:type="dxa"/>
            <w:shd w:val="clear" w:color="auto" w:fill="auto"/>
          </w:tcPr>
          <w:p w14:paraId="1EBF33E8" w14:textId="77777777" w:rsidR="005D39F3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79" w:author="Alejandro André" w:date="2023-03-08T13:00:00Z"/>
              </w:rPr>
            </w:pPr>
          </w:p>
        </w:tc>
        <w:tc>
          <w:tcPr>
            <w:tcW w:w="4492" w:type="dxa"/>
            <w:shd w:val="clear" w:color="auto" w:fill="auto"/>
          </w:tcPr>
          <w:p w14:paraId="28370594" w14:textId="745B7CB6" w:rsidR="005D39F3" w:rsidRDefault="005D39F3" w:rsidP="00C00642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180" w:author="Alejandro André" w:date="2023-03-08T13:00:00Z"/>
              </w:rPr>
            </w:pPr>
            <w:ins w:id="1181" w:author="Alejandro André" w:date="2023-03-08T13:00:00Z">
              <w:r>
                <w:t>Fecha real de pago</w:t>
              </w:r>
            </w:ins>
          </w:p>
        </w:tc>
      </w:tr>
    </w:tbl>
    <w:p w14:paraId="22B25357" w14:textId="43744EFA" w:rsidR="00357EFE" w:rsidRDefault="00E40187" w:rsidP="00FF2668">
      <w:pPr>
        <w:pStyle w:val="Ttulo1"/>
      </w:pPr>
      <w:r>
        <w:lastRenderedPageBreak/>
        <w:t>Web</w:t>
      </w:r>
      <w:bookmarkEnd w:id="1136"/>
      <w:bookmarkEnd w:id="1137"/>
    </w:p>
    <w:p w14:paraId="35DCBC46" w14:textId="3994EA74" w:rsidR="00E40187" w:rsidRDefault="00E40187" w:rsidP="00E40187">
      <w:r>
        <w:t>Los contenidos de las webs se incorporarán también al nuevo CORE.</w:t>
      </w:r>
      <w:r w:rsidR="004740E7">
        <w:t xml:space="preserve"> Adicionalmente a las entidades definidas aquí, se crearán las tablas necesarias para almacenar otros contenidos estáticos que fuesen necesarios, por ejemplo: redes sociales, textos y descripciones, etc.</w:t>
      </w:r>
    </w:p>
    <w:p w14:paraId="5545C251" w14:textId="617E9FFF" w:rsidR="00895A4C" w:rsidRDefault="00895A4C" w:rsidP="00E40187">
      <w:r>
        <w:rPr>
          <w:noProof/>
        </w:rPr>
        <w:drawing>
          <wp:inline distT="0" distB="0" distL="0" distR="0" wp14:anchorId="51CCE1A3" wp14:editId="7AFF4C1C">
            <wp:extent cx="5759450" cy="5082540"/>
            <wp:effectExtent l="0" t="0" r="0" b="3810"/>
            <wp:docPr id="11" name="Imagen 1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&#10;&#10;Descripción generada automáticament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88DF" w14:textId="7ADB168A" w:rsidR="00A43C0D" w:rsidRDefault="00A43C0D" w:rsidP="00911D0E">
      <w:pPr>
        <w:pStyle w:val="Ttulo2"/>
      </w:pPr>
      <w:bookmarkStart w:id="1182" w:name="_Toc123552928"/>
      <w:bookmarkStart w:id="1183" w:name="_Toc128925269"/>
      <w:r>
        <w:t>Etiqueta.</w:t>
      </w:r>
      <w:bookmarkEnd w:id="1182"/>
      <w:bookmarkEnd w:id="1183"/>
    </w:p>
    <w:p w14:paraId="1E25B791" w14:textId="01D5985F" w:rsidR="00A43C0D" w:rsidRDefault="00A43C0D" w:rsidP="00A43C0D">
      <w:r>
        <w:t>Etiquetas para clasificar contenidos, post, etc.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A43C0D" w:rsidRPr="00532F07" w14:paraId="24015C68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8000660" w14:textId="3AA73FB1" w:rsidR="00A43C0D" w:rsidRPr="00532F07" w:rsidRDefault="00A43C0D" w:rsidP="00C65818">
            <w:pPr>
              <w:pStyle w:val="Prrafo"/>
              <w:rPr>
                <w:noProof/>
              </w:rPr>
            </w:pPr>
            <w:r w:rsidRPr="00D53FB0">
              <w:rPr>
                <w:noProof/>
              </w:rPr>
              <w:t>Tag</w:t>
            </w:r>
          </w:p>
        </w:tc>
      </w:tr>
      <w:tr w:rsidR="00A43C0D" w:rsidRPr="003872F5" w14:paraId="7FCB5F9E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42B8DA" w14:textId="77777777" w:rsidR="00A43C0D" w:rsidRPr="003872F5" w:rsidRDefault="00A43C0D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1BA7072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787272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A43C0D" w:rsidRPr="00532F07" w14:paraId="3A97D96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820394B" w14:textId="077A88A1" w:rsidR="00A43C0D" w:rsidRPr="00344BB2" w:rsidRDefault="003B1BAA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Title</w:t>
            </w:r>
            <w:r w:rsidR="006B7621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4742C6B1" w14:textId="77777777" w:rsidR="00A43C0D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67CD42F9" w14:textId="77777777" w:rsidR="00A43C0D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88F4005" w14:textId="4219E214" w:rsidR="00A43C0D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de la etiqueta</w:t>
            </w:r>
          </w:p>
        </w:tc>
      </w:tr>
    </w:tbl>
    <w:p w14:paraId="608B0B7C" w14:textId="20F6EDC3" w:rsidR="00306038" w:rsidRDefault="00306038" w:rsidP="00911D0E">
      <w:pPr>
        <w:pStyle w:val="Ttulo2"/>
      </w:pPr>
      <w:bookmarkStart w:id="1184" w:name="_Toc123552929"/>
      <w:bookmarkStart w:id="1185" w:name="_Toc128925270"/>
      <w:r>
        <w:lastRenderedPageBreak/>
        <w:t>Media.</w:t>
      </w:r>
      <w:bookmarkEnd w:id="1184"/>
      <w:bookmarkEnd w:id="1185"/>
    </w:p>
    <w:p w14:paraId="51448989" w14:textId="08BEF9C4" w:rsidR="00306038" w:rsidRDefault="00306038" w:rsidP="00306038">
      <w:r>
        <w:t>Contenido multimedia: imágenes, documentos, videos…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306038" w:rsidRPr="00532F07" w14:paraId="088B0CC3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D5D1F6A" w14:textId="2C29999E" w:rsidR="00306038" w:rsidRPr="00532F07" w:rsidRDefault="00306038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</w:p>
        </w:tc>
      </w:tr>
      <w:tr w:rsidR="00306038" w:rsidRPr="003872F5" w14:paraId="18A22C6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97553DA" w14:textId="77777777" w:rsidR="00306038" w:rsidRPr="003872F5" w:rsidRDefault="00306038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1EC92F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918D4A3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D83ED2" w:rsidRPr="00532F07" w14:paraId="086C6B9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45CAC32D" w14:textId="5DF241E1" w:rsidR="00D83ED2" w:rsidRPr="00344BB2" w:rsidRDefault="00D83ED2" w:rsidP="00D83ED2">
            <w:pPr>
              <w:pStyle w:val="Celda"/>
              <w:rPr>
                <w:b w:val="0"/>
              </w:rPr>
            </w:pPr>
            <w:r>
              <w:rPr>
                <w:b w:val="0"/>
              </w:rPr>
              <w:t>URL</w:t>
            </w:r>
          </w:p>
        </w:tc>
        <w:tc>
          <w:tcPr>
            <w:tcW w:w="480" w:type="dxa"/>
            <w:shd w:val="clear" w:color="auto" w:fill="auto"/>
          </w:tcPr>
          <w:p w14:paraId="0EAE6AC5" w14:textId="77777777" w:rsidR="00D83ED2" w:rsidRPr="003872F5" w:rsidRDefault="00D83ED2" w:rsidP="00D83ED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442BDBD" w14:textId="77777777" w:rsidR="00D83ED2" w:rsidRPr="003872F5" w:rsidRDefault="00D83ED2" w:rsidP="00D83ED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1F75E204" w14:textId="2AEBF6A4" w:rsidR="00D83ED2" w:rsidRPr="003872F5" w:rsidRDefault="00D83ED2" w:rsidP="00D83ED2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URL (SEO) del contenido</w:t>
            </w:r>
          </w:p>
        </w:tc>
      </w:tr>
      <w:tr w:rsidR="00306038" w:rsidRPr="00532F07" w14:paraId="40DCD43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08E7EA8" w14:textId="7BF4E307" w:rsidR="00306038" w:rsidRPr="00344BB2" w:rsidRDefault="00306038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Title</w:t>
            </w:r>
            <w:r w:rsidR="006B7621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159DA396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B997FF1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2ACE2136" w14:textId="438C8EC0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del contenido</w:t>
            </w:r>
            <w:r w:rsidR="009B2949">
              <w:t>, ALT.</w:t>
            </w:r>
          </w:p>
        </w:tc>
      </w:tr>
      <w:tr w:rsidR="00306038" w:rsidRPr="00532F07" w14:paraId="63FF93F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2C6BD70" w14:textId="2A7F1643" w:rsidR="00306038" w:rsidRDefault="00306038" w:rsidP="00306038">
            <w:pPr>
              <w:pStyle w:val="Celda"/>
              <w:tabs>
                <w:tab w:val="right" w:pos="1747"/>
              </w:tabs>
              <w:rPr>
                <w:b w:val="0"/>
              </w:rPr>
            </w:pPr>
            <w:r>
              <w:rPr>
                <w:b w:val="0"/>
              </w:rPr>
              <w:t>Content</w:t>
            </w:r>
          </w:p>
        </w:tc>
        <w:tc>
          <w:tcPr>
            <w:tcW w:w="480" w:type="dxa"/>
            <w:shd w:val="clear" w:color="auto" w:fill="auto"/>
          </w:tcPr>
          <w:p w14:paraId="4D5E6201" w14:textId="77777777" w:rsidR="00306038" w:rsidRDefault="0030603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8E2A4FE" w14:textId="77777777" w:rsidR="00306038" w:rsidRPr="003872F5" w:rsidRDefault="0030603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9E07BF0" w14:textId="19ACF213" w:rsidR="00306038" w:rsidRDefault="00306038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(blob)</w:t>
            </w:r>
          </w:p>
        </w:tc>
      </w:tr>
    </w:tbl>
    <w:p w14:paraId="7BE8C3BE" w14:textId="2F816952" w:rsidR="00E304B4" w:rsidRDefault="00E304B4" w:rsidP="00911D0E">
      <w:pPr>
        <w:pStyle w:val="Ttulo2"/>
      </w:pPr>
      <w:bookmarkStart w:id="1186" w:name="_Toc123552930"/>
      <w:bookmarkStart w:id="1187" w:name="_Toc128925271"/>
      <w:r>
        <w:t>Tema.</w:t>
      </w:r>
      <w:bookmarkEnd w:id="1186"/>
      <w:bookmarkEnd w:id="1187"/>
    </w:p>
    <w:p w14:paraId="2BAA4776" w14:textId="77777777" w:rsidR="00E304B4" w:rsidRDefault="00E304B4" w:rsidP="00E304B4">
      <w:r>
        <w:t>Temas o grupos para las preguntas frecuentes.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E304B4" w:rsidRPr="00532F07" w14:paraId="72E5B6F2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E844206" w14:textId="7F452997" w:rsidR="00E304B4" w:rsidRPr="00532F07" w:rsidRDefault="00FD6B6D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Faq</w:t>
            </w:r>
            <w:r w:rsidR="00E304B4" w:rsidRPr="0041731A">
              <w:rPr>
                <w:noProof/>
                <w:color w:val="auto"/>
              </w:rPr>
              <w:t>Topic</w:t>
            </w:r>
          </w:p>
        </w:tc>
      </w:tr>
      <w:tr w:rsidR="00E304B4" w:rsidRPr="003872F5" w14:paraId="755FFB6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1A848CA" w14:textId="77777777" w:rsidR="00E304B4" w:rsidRPr="003872F5" w:rsidRDefault="00E304B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FFD565B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4E6CD55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304B4" w:rsidRPr="00532F07" w14:paraId="6C5B7F8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6CE38D2" w14:textId="483C654D" w:rsidR="00E304B4" w:rsidRPr="00344BB2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Title</w:t>
            </w:r>
            <w:r w:rsidR="003B1BAA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50669BD1" w14:textId="77777777" w:rsidR="00E304B4" w:rsidRPr="003872F5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B747E5D" w14:textId="77777777" w:rsidR="00E304B4" w:rsidRPr="003872F5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F207CAC" w14:textId="77777777" w:rsidR="00E304B4" w:rsidRPr="003872F5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Título del tema</w:t>
            </w:r>
          </w:p>
        </w:tc>
      </w:tr>
      <w:tr w:rsidR="00E304B4" w:rsidRPr="00532F07" w14:paraId="155127C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D37CB2A" w14:textId="77777777" w:rsidR="00E304B4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3079C66D" w14:textId="77777777" w:rsidR="00E304B4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ABE17F7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79AA4CCC" w14:textId="77777777" w:rsidR="00E304B4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del tema</w:t>
            </w:r>
          </w:p>
        </w:tc>
      </w:tr>
    </w:tbl>
    <w:p w14:paraId="65706FFC" w14:textId="759D3B36" w:rsidR="00E304B4" w:rsidRDefault="00E304B4" w:rsidP="00911D0E">
      <w:pPr>
        <w:pStyle w:val="Ttulo2"/>
      </w:pPr>
      <w:bookmarkStart w:id="1188" w:name="_Toc123552931"/>
      <w:bookmarkStart w:id="1189" w:name="_Toc128925272"/>
      <w:r>
        <w:t>Pregunta frecuente.</w:t>
      </w:r>
      <w:bookmarkEnd w:id="1188"/>
      <w:bookmarkEnd w:id="1189"/>
    </w:p>
    <w:p w14:paraId="2584FD33" w14:textId="77777777" w:rsidR="00E304B4" w:rsidRDefault="00E304B4" w:rsidP="00E304B4">
      <w:r>
        <w:t>Preguntas frecuentes para la web.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E304B4" w:rsidRPr="00532F07" w14:paraId="62941CE8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9F26185" w14:textId="77777777" w:rsidR="00E304B4" w:rsidRPr="00532F07" w:rsidRDefault="00E304B4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Faq</w:t>
            </w:r>
          </w:p>
        </w:tc>
      </w:tr>
      <w:tr w:rsidR="00E304B4" w:rsidRPr="003872F5" w14:paraId="576A4C5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725D834" w14:textId="77777777" w:rsidR="00E304B4" w:rsidRPr="003872F5" w:rsidRDefault="00E304B4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1E4409F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8FE5A9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304B4" w:rsidRPr="00532F07" w14:paraId="55FBC6A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4A3BC74" w14:textId="26FF99CD" w:rsidR="00E304B4" w:rsidRPr="00344BB2" w:rsidRDefault="002233CE" w:rsidP="00E304B4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48819445" w14:textId="77777777" w:rsidR="00E304B4" w:rsidRPr="003872F5" w:rsidRDefault="00E304B4" w:rsidP="00E304B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2E21E4B9" w14:textId="77777777" w:rsidR="00E304B4" w:rsidRPr="003872F5" w:rsidRDefault="00E304B4" w:rsidP="00E304B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655055E3" w14:textId="77777777" w:rsidR="00E304B4" w:rsidRPr="003872F5" w:rsidRDefault="00E304B4" w:rsidP="00E304B4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E304B4" w:rsidRPr="00532F07" w14:paraId="1958CBE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3FEF461" w14:textId="77777777" w:rsidR="00E304B4" w:rsidRPr="00344BB2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TopicId</w:t>
            </w:r>
          </w:p>
        </w:tc>
        <w:tc>
          <w:tcPr>
            <w:tcW w:w="480" w:type="dxa"/>
            <w:shd w:val="clear" w:color="auto" w:fill="auto"/>
          </w:tcPr>
          <w:p w14:paraId="06F1FA1E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0C151250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Grupo de pregunta</w:t>
            </w:r>
          </w:p>
        </w:tc>
        <w:tc>
          <w:tcPr>
            <w:tcW w:w="4475" w:type="dxa"/>
            <w:shd w:val="clear" w:color="auto" w:fill="auto"/>
          </w:tcPr>
          <w:p w14:paraId="1F6C507F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Grupo de pregunta</w:t>
            </w:r>
          </w:p>
        </w:tc>
      </w:tr>
      <w:tr w:rsidR="00E304B4" w14:paraId="5BB016D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E939730" w14:textId="77777777" w:rsidR="00E304B4" w:rsidRPr="00344BB2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Question (ML)</w:t>
            </w:r>
          </w:p>
        </w:tc>
        <w:tc>
          <w:tcPr>
            <w:tcW w:w="480" w:type="dxa"/>
            <w:shd w:val="clear" w:color="auto" w:fill="auto"/>
          </w:tcPr>
          <w:p w14:paraId="7F1BFBB4" w14:textId="77777777" w:rsidR="00E304B4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6F941E8D" w14:textId="77777777" w:rsidR="00E304B4" w:rsidRPr="003872F5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2064F24C" w14:textId="77777777" w:rsidR="00E304B4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Texto de la pregunta</w:t>
            </w:r>
          </w:p>
        </w:tc>
      </w:tr>
      <w:tr w:rsidR="00E304B4" w:rsidRPr="00532F07" w14:paraId="56EAA8F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D68152A" w14:textId="77777777" w:rsidR="00E304B4" w:rsidRPr="00344BB2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Response (ML)</w:t>
            </w:r>
          </w:p>
        </w:tc>
        <w:tc>
          <w:tcPr>
            <w:tcW w:w="480" w:type="dxa"/>
            <w:shd w:val="clear" w:color="auto" w:fill="auto"/>
          </w:tcPr>
          <w:p w14:paraId="6D009970" w14:textId="77777777" w:rsidR="00E304B4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B0B4BD5" w14:textId="77777777" w:rsidR="00E304B4" w:rsidRPr="003872F5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B6904D2" w14:textId="77777777" w:rsidR="00E304B4" w:rsidRDefault="00E304B4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de la pregunta</w:t>
            </w:r>
          </w:p>
        </w:tc>
      </w:tr>
      <w:tr w:rsidR="00E304B4" w:rsidRPr="00532F07" w14:paraId="463FF2F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36183F9" w14:textId="77777777" w:rsidR="00E304B4" w:rsidRDefault="00E304B4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4F109251" w14:textId="77777777" w:rsidR="00E304B4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9CA035E" w14:textId="77777777" w:rsidR="00E304B4" w:rsidRPr="003872F5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5F01419" w14:textId="77777777" w:rsidR="00E304B4" w:rsidRDefault="00E304B4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de la pregunta</w:t>
            </w:r>
          </w:p>
        </w:tc>
      </w:tr>
    </w:tbl>
    <w:p w14:paraId="65199EE7" w14:textId="77777777" w:rsidR="00B00F5E" w:rsidRDefault="00B00F5E" w:rsidP="00B00F5E">
      <w:pPr>
        <w:pStyle w:val="Prrafo"/>
      </w:pPr>
      <w:bookmarkStart w:id="1190" w:name="_Toc123552932"/>
    </w:p>
    <w:p w14:paraId="6B95A4F0" w14:textId="77777777" w:rsidR="00B00F5E" w:rsidRDefault="00B00F5E">
      <w:pPr>
        <w:spacing w:after="200" w:line="276" w:lineRule="auto"/>
        <w:rPr>
          <w:rFonts w:cs="Times New Roman"/>
          <w:b/>
          <w:noProof/>
          <w:color w:val="404040" w:themeColor="text1" w:themeTint="BF"/>
          <w:sz w:val="28"/>
        </w:rPr>
      </w:pPr>
      <w:r>
        <w:br w:type="page"/>
      </w:r>
    </w:p>
    <w:p w14:paraId="14B37649" w14:textId="5F416A3E" w:rsidR="00A43C0D" w:rsidRDefault="00A43C0D" w:rsidP="00911D0E">
      <w:pPr>
        <w:pStyle w:val="Ttulo2"/>
      </w:pPr>
      <w:bookmarkStart w:id="1191" w:name="_Toc128925273"/>
      <w:r>
        <w:lastRenderedPageBreak/>
        <w:t>Post.</w:t>
      </w:r>
      <w:bookmarkEnd w:id="1190"/>
      <w:bookmarkEnd w:id="1191"/>
    </w:p>
    <w:p w14:paraId="43CD9913" w14:textId="77777777" w:rsidR="00A43C0D" w:rsidRDefault="00A43C0D" w:rsidP="00A43C0D">
      <w:r>
        <w:t>Contenido del blog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A43C0D" w:rsidRPr="00532F07" w14:paraId="70214769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763D7A" w14:textId="77777777" w:rsidR="00A43C0D" w:rsidRPr="00532F07" w:rsidRDefault="00A43C0D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Post</w:t>
            </w:r>
          </w:p>
        </w:tc>
      </w:tr>
      <w:tr w:rsidR="00A43C0D" w:rsidRPr="003872F5" w14:paraId="16F619B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BD7C08" w14:textId="77777777" w:rsidR="00A43C0D" w:rsidRPr="003872F5" w:rsidRDefault="00A43C0D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B4C2688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36F1143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C10520" w:rsidRPr="00532F07" w14:paraId="7B8D80C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6ED2C0A" w14:textId="7C6A06CA" w:rsidR="00C10520" w:rsidRPr="00344BB2" w:rsidRDefault="002233CE" w:rsidP="00C10520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63BF503A" w14:textId="504BAB6F" w:rsidR="00C10520" w:rsidRPr="003872F5" w:rsidRDefault="00C10520" w:rsidP="00C1052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3D759DAF" w14:textId="7B188715" w:rsidR="00C10520" w:rsidRPr="003872F5" w:rsidRDefault="00C10520" w:rsidP="00C1052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642F0988" w14:textId="5C0956BF" w:rsidR="00C10520" w:rsidRPr="003872F5" w:rsidRDefault="00C10520" w:rsidP="00C1052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A43C0D" w:rsidRPr="00532F07" w14:paraId="5ADBD9D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A4594A3" w14:textId="3F5CF5CD" w:rsidR="00A43C0D" w:rsidRPr="00344BB2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Title</w:t>
            </w:r>
            <w:r w:rsidR="0032617C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5A642786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F4D38B0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0849F30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Título del post</w:t>
            </w:r>
          </w:p>
        </w:tc>
      </w:tr>
      <w:tr w:rsidR="00A43C0D" w:rsidRPr="00532F07" w14:paraId="2F1C505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F3FF78D" w14:textId="6B90F4CE" w:rsidR="00A43C0D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Text</w:t>
            </w:r>
            <w:r w:rsidR="0032617C">
              <w:rPr>
                <w:b w:val="0"/>
              </w:rPr>
              <w:t xml:space="preserve"> (ML)</w:t>
            </w:r>
          </w:p>
        </w:tc>
        <w:tc>
          <w:tcPr>
            <w:tcW w:w="480" w:type="dxa"/>
            <w:shd w:val="clear" w:color="auto" w:fill="auto"/>
          </w:tcPr>
          <w:p w14:paraId="1408A0C9" w14:textId="77777777" w:rsidR="00A43C0D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2A0CFA37" w14:textId="77777777" w:rsidR="00A43C0D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EE7D67D" w14:textId="77777777" w:rsidR="00A43C0D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 del post (markdown)</w:t>
            </w:r>
          </w:p>
        </w:tc>
      </w:tr>
      <w:tr w:rsidR="00A43C0D" w:rsidRPr="00532F07" w14:paraId="65BE09E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5EF2B66" w14:textId="0BDA8FF3" w:rsidR="00A43C0D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480" w:type="dxa"/>
            <w:shd w:val="clear" w:color="auto" w:fill="auto"/>
          </w:tcPr>
          <w:p w14:paraId="2360E6B0" w14:textId="77777777" w:rsidR="00A43C0D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77EABD4" w14:textId="77777777" w:rsidR="00A43C0D" w:rsidRPr="003872F5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192BF34" w14:textId="2F565286" w:rsidR="00A43C0D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publicación</w:t>
            </w:r>
          </w:p>
        </w:tc>
      </w:tr>
      <w:tr w:rsidR="00A43C0D" w:rsidRPr="00532F07" w14:paraId="35331C2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772093A" w14:textId="2B48BCAB" w:rsidR="00A43C0D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Author</w:t>
            </w:r>
          </w:p>
        </w:tc>
        <w:tc>
          <w:tcPr>
            <w:tcW w:w="480" w:type="dxa"/>
            <w:shd w:val="clear" w:color="auto" w:fill="auto"/>
          </w:tcPr>
          <w:p w14:paraId="1CD8EAE3" w14:textId="77777777" w:rsidR="00A43C0D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8B7C0C2" w14:textId="77777777" w:rsidR="00A43C0D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C6AB874" w14:textId="507D9427" w:rsidR="00A43C0D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 de publicación</w:t>
            </w:r>
          </w:p>
        </w:tc>
      </w:tr>
      <w:tr w:rsidR="00A43C0D" w:rsidRPr="00532F07" w14:paraId="4D7063B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4767885" w14:textId="6CB40F62" w:rsidR="00A43C0D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480" w:type="dxa"/>
            <w:shd w:val="clear" w:color="auto" w:fill="auto"/>
          </w:tcPr>
          <w:p w14:paraId="3FFA68C6" w14:textId="77777777" w:rsidR="00A43C0D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4924156" w14:textId="3A626C25" w:rsidR="00A43C0D" w:rsidRPr="003872F5" w:rsidRDefault="00543067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(Lista de valores)</w:t>
            </w:r>
          </w:p>
        </w:tc>
        <w:tc>
          <w:tcPr>
            <w:tcW w:w="4475" w:type="dxa"/>
            <w:shd w:val="clear" w:color="auto" w:fill="auto"/>
          </w:tcPr>
          <w:p w14:paraId="79E125B4" w14:textId="35742320" w:rsidR="00A43C0D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del post: borrador, publicado, eliminado</w:t>
            </w:r>
          </w:p>
        </w:tc>
      </w:tr>
      <w:tr w:rsidR="00EA12AC" w:rsidRPr="00532F07" w14:paraId="759C37B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E1E40E2" w14:textId="3F233C03" w:rsidR="00EA12AC" w:rsidRDefault="0032617C" w:rsidP="0032617C">
            <w:pPr>
              <w:pStyle w:val="Celda"/>
              <w:tabs>
                <w:tab w:val="right" w:pos="1747"/>
              </w:tabs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29AC026F" w14:textId="77777777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46E6181E" w14:textId="77777777" w:rsidR="00EA12AC" w:rsidRPr="003872F5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4380ECB" w14:textId="03D9DA7B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Foto principal</w:t>
            </w:r>
          </w:p>
        </w:tc>
      </w:tr>
    </w:tbl>
    <w:p w14:paraId="356E61EC" w14:textId="760AAE2E" w:rsidR="00306038" w:rsidRDefault="00A43C0D" w:rsidP="00911D0E">
      <w:pPr>
        <w:pStyle w:val="Ttulo2"/>
      </w:pPr>
      <w:bookmarkStart w:id="1192" w:name="_Toc123552933"/>
      <w:bookmarkStart w:id="1193" w:name="_Toc128925274"/>
      <w:r>
        <w:t xml:space="preserve">Etiqueta por </w:t>
      </w:r>
      <w:r w:rsidR="00306038">
        <w:t>Post.</w:t>
      </w:r>
      <w:bookmarkEnd w:id="1192"/>
      <w:bookmarkEnd w:id="1193"/>
    </w:p>
    <w:p w14:paraId="66AF716D" w14:textId="0199786B" w:rsidR="00306038" w:rsidRDefault="00A43C0D" w:rsidP="00306038">
      <w:r>
        <w:t>Etiquetas asociadas a un post.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306038" w:rsidRPr="00532F07" w14:paraId="3FC73BE2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39F4281" w14:textId="606D2438" w:rsidR="00306038" w:rsidRPr="00532F07" w:rsidRDefault="00DC5CD7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PostTag</w:t>
            </w:r>
          </w:p>
        </w:tc>
      </w:tr>
      <w:tr w:rsidR="00306038" w:rsidRPr="003872F5" w14:paraId="47F0A45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9513207" w14:textId="77777777" w:rsidR="00306038" w:rsidRPr="003872F5" w:rsidRDefault="00306038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AF92A16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D044EA" w14:textId="77777777" w:rsidR="00306038" w:rsidRPr="003872F5" w:rsidRDefault="00306038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06038" w:rsidRPr="00532F07" w14:paraId="3DFA47D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5DC930F" w14:textId="0BF91FAF" w:rsidR="00306038" w:rsidRPr="00344BB2" w:rsidRDefault="00A43C0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PostId</w:t>
            </w:r>
          </w:p>
        </w:tc>
        <w:tc>
          <w:tcPr>
            <w:tcW w:w="480" w:type="dxa"/>
            <w:shd w:val="clear" w:color="auto" w:fill="auto"/>
          </w:tcPr>
          <w:p w14:paraId="2A02AC46" w14:textId="3D54E94F" w:rsidR="00306038" w:rsidRPr="003872F5" w:rsidRDefault="001328E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4397BCCA" w14:textId="7EFA986F" w:rsidR="00306038" w:rsidRPr="003872F5" w:rsidRDefault="001328E1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475" w:type="dxa"/>
            <w:shd w:val="clear" w:color="auto" w:fill="auto"/>
          </w:tcPr>
          <w:p w14:paraId="2F32768A" w14:textId="2F6CB2F5" w:rsidR="00306038" w:rsidRPr="003872F5" w:rsidRDefault="00A43C0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del post</w:t>
            </w:r>
          </w:p>
        </w:tc>
      </w:tr>
      <w:tr w:rsidR="00306038" w:rsidRPr="00532F07" w14:paraId="78B8282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45A3471E" w14:textId="082D294B" w:rsidR="00306038" w:rsidRDefault="00A43C0D" w:rsidP="00A43C0D">
            <w:pPr>
              <w:pStyle w:val="Celda"/>
              <w:tabs>
                <w:tab w:val="left" w:pos="970"/>
              </w:tabs>
              <w:rPr>
                <w:b w:val="0"/>
              </w:rPr>
            </w:pPr>
            <w:r>
              <w:rPr>
                <w:b w:val="0"/>
              </w:rPr>
              <w:t>TagId</w:t>
            </w:r>
          </w:p>
        </w:tc>
        <w:tc>
          <w:tcPr>
            <w:tcW w:w="480" w:type="dxa"/>
            <w:shd w:val="clear" w:color="auto" w:fill="auto"/>
          </w:tcPr>
          <w:p w14:paraId="23EC2A55" w14:textId="786E78D6" w:rsidR="00306038" w:rsidRDefault="001328E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3620CFF4" w14:textId="42994003" w:rsidR="00306038" w:rsidRPr="003872F5" w:rsidRDefault="001328E1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Etiqueta</w:t>
            </w:r>
          </w:p>
        </w:tc>
        <w:tc>
          <w:tcPr>
            <w:tcW w:w="4475" w:type="dxa"/>
            <w:shd w:val="clear" w:color="auto" w:fill="auto"/>
          </w:tcPr>
          <w:p w14:paraId="23D68BA6" w14:textId="08A38117" w:rsidR="00306038" w:rsidRDefault="00A43C0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etiqueta</w:t>
            </w:r>
          </w:p>
        </w:tc>
      </w:tr>
    </w:tbl>
    <w:p w14:paraId="1B37760E" w14:textId="310BDDA5" w:rsidR="00EA12AC" w:rsidRDefault="00EA12AC" w:rsidP="00911D0E">
      <w:pPr>
        <w:pStyle w:val="Ttulo2"/>
      </w:pPr>
      <w:bookmarkStart w:id="1194" w:name="_Toc123552934"/>
      <w:bookmarkStart w:id="1195" w:name="_Toc128925275"/>
      <w:r>
        <w:t>Socio.</w:t>
      </w:r>
      <w:bookmarkEnd w:id="1194"/>
      <w:bookmarkEnd w:id="1195"/>
    </w:p>
    <w:p w14:paraId="39B8C191" w14:textId="25CC006C" w:rsidR="00EA12AC" w:rsidRDefault="00EA12AC" w:rsidP="00EA12AC">
      <w:r>
        <w:t xml:space="preserve">Entidades educativas o empresas que son socios de </w:t>
      </w:r>
      <w:r w:rsidRPr="001328E1">
        <w:rPr>
          <w:rStyle w:val="KeywordCar"/>
        </w:rPr>
        <w:t>Cotown</w:t>
      </w:r>
      <w:r>
        <w:t>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EA12AC" w:rsidRPr="00532F07" w14:paraId="4D9FC45F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FE6A047" w14:textId="700EEF1C" w:rsidR="00EA12AC" w:rsidRPr="00532F07" w:rsidRDefault="00EA12AC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Partner</w:t>
            </w:r>
          </w:p>
        </w:tc>
      </w:tr>
      <w:tr w:rsidR="00EA12AC" w:rsidRPr="003872F5" w14:paraId="50231FB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3D3EAA" w14:textId="77777777" w:rsidR="00EA12AC" w:rsidRPr="003872F5" w:rsidRDefault="00EA12AC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999C48B" w14:textId="77777777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B15D898" w14:textId="77777777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0D0726" w:rsidRPr="00532F07" w14:paraId="0205F86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4B4E31B7" w14:textId="55A394CA" w:rsidR="000D0726" w:rsidRPr="00344BB2" w:rsidRDefault="002233CE" w:rsidP="000D0726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11D623A8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5F22A644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4F516E6C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EA12AC" w:rsidRPr="00532F07" w14:paraId="3390223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E84FA9C" w14:textId="60C860F8" w:rsidR="00EA12AC" w:rsidRPr="00344BB2" w:rsidRDefault="00EA12A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7E8F1CEB" w14:textId="77777777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3555317" w14:textId="77777777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B616C9B" w14:textId="05E7A8D0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socio</w:t>
            </w:r>
          </w:p>
        </w:tc>
      </w:tr>
      <w:tr w:rsidR="00EA12AC" w:rsidRPr="00532F07" w14:paraId="57C7DA8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B7D82C1" w14:textId="5031EBDA" w:rsidR="00EA12AC" w:rsidRDefault="00474AD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590DF9BB" w14:textId="77777777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832700D" w14:textId="77777777" w:rsidR="00EA12AC" w:rsidRPr="003872F5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12015288" w14:textId="44E74357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Logotipo del socio</w:t>
            </w:r>
          </w:p>
        </w:tc>
      </w:tr>
      <w:tr w:rsidR="00EA12AC" w:rsidRPr="00532F07" w14:paraId="6BB3A618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4FECDE6" w14:textId="7E804F37" w:rsidR="00EA12AC" w:rsidRDefault="00EA12A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2E2DB81D" w14:textId="77777777" w:rsidR="00EA12AC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2AFCF5EC" w14:textId="77777777" w:rsidR="00EA12AC" w:rsidRPr="003872F5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57319DA" w14:textId="1FD3B680" w:rsidR="00EA12AC" w:rsidRDefault="00EA12AC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en el listado</w:t>
            </w:r>
          </w:p>
        </w:tc>
      </w:tr>
      <w:tr w:rsidR="00EA12AC" w:rsidRPr="00532F07" w14:paraId="7E0CFB67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C2F8F5A" w14:textId="7BB4B26C" w:rsidR="00EA12AC" w:rsidRDefault="00EA12AC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279B5274" w14:textId="77777777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CB6EF0E" w14:textId="77777777" w:rsidR="00EA12AC" w:rsidRPr="003872F5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0FDA76D" w14:textId="6E10BBB8" w:rsidR="00EA12AC" w:rsidRDefault="00EA12AC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socio: empresa o escuela</w:t>
            </w:r>
          </w:p>
        </w:tc>
      </w:tr>
    </w:tbl>
    <w:p w14:paraId="79C5ADE8" w14:textId="7CD0DAE1" w:rsidR="00CD1425" w:rsidRDefault="00CD1425" w:rsidP="00911D0E">
      <w:pPr>
        <w:pStyle w:val="Ttulo2"/>
      </w:pPr>
      <w:bookmarkStart w:id="1196" w:name="_Toc123552936"/>
      <w:bookmarkStart w:id="1197" w:name="_Toc128925276"/>
      <w:r>
        <w:lastRenderedPageBreak/>
        <w:t>Imagen por ubicación.</w:t>
      </w:r>
      <w:bookmarkEnd w:id="1196"/>
      <w:bookmarkEnd w:id="1197"/>
    </w:p>
    <w:p w14:paraId="2FAD97B7" w14:textId="686F3FEB" w:rsidR="00CD1425" w:rsidRDefault="00CD1425" w:rsidP="00CD1425">
      <w:r>
        <w:t>Fotos para la web para cada ubicación</w:t>
      </w:r>
      <w:r w:rsidR="00F03132">
        <w:t>. Una ubicación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CD1425" w:rsidRPr="00532F07" w14:paraId="32C5A565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1A219D4" w14:textId="49F11822" w:rsidR="00CD1425" w:rsidRPr="00532F07" w:rsidRDefault="0041731A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 w:rsidR="00CD1425" w:rsidRPr="0041731A">
              <w:rPr>
                <w:noProof/>
                <w:color w:val="auto"/>
              </w:rPr>
              <w:t>Location</w:t>
            </w:r>
          </w:p>
        </w:tc>
      </w:tr>
      <w:tr w:rsidR="00CD1425" w:rsidRPr="003872F5" w14:paraId="10B6E35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366E330" w14:textId="77777777" w:rsidR="00CD1425" w:rsidRPr="003872F5" w:rsidRDefault="00CD1425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269DEC" w14:textId="77777777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D855FBE" w14:textId="77777777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0D0726" w:rsidRPr="00532F07" w14:paraId="4A2DB52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D7E2AF4" w14:textId="388CB33C" w:rsidR="000D0726" w:rsidRPr="00344BB2" w:rsidRDefault="002233CE" w:rsidP="000D0726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5C429600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01816328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5BC5B13F" w14:textId="77777777" w:rsidR="000D0726" w:rsidRPr="003872F5" w:rsidRDefault="000D0726" w:rsidP="000D0726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CD1425" w:rsidRPr="00532F07" w14:paraId="7CCB49D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33CB9AD" w14:textId="300CBC04" w:rsidR="00CD1425" w:rsidRPr="00344BB2" w:rsidRDefault="00CD1425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LocationId</w:t>
            </w:r>
          </w:p>
        </w:tc>
        <w:tc>
          <w:tcPr>
            <w:tcW w:w="480" w:type="dxa"/>
            <w:shd w:val="clear" w:color="auto" w:fill="auto"/>
          </w:tcPr>
          <w:p w14:paraId="5BAC14B6" w14:textId="5034F04F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73A37569" w14:textId="3AB17328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Ubicación</w:t>
            </w:r>
          </w:p>
        </w:tc>
        <w:tc>
          <w:tcPr>
            <w:tcW w:w="4475" w:type="dxa"/>
            <w:shd w:val="clear" w:color="auto" w:fill="auto"/>
          </w:tcPr>
          <w:p w14:paraId="60DC418B" w14:textId="2E287F7C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ubicación</w:t>
            </w:r>
          </w:p>
        </w:tc>
      </w:tr>
      <w:tr w:rsidR="006456F3" w:rsidRPr="00532F07" w14:paraId="08A6D8D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DE45EFD" w14:textId="77777777" w:rsidR="006456F3" w:rsidRDefault="006456F3" w:rsidP="006456F3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6D1CF450" w14:textId="77777777" w:rsidR="006456F3" w:rsidRDefault="006456F3" w:rsidP="006456F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AD58A31" w14:textId="77777777" w:rsidR="006456F3" w:rsidRPr="003872F5" w:rsidRDefault="006456F3" w:rsidP="006456F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D232748" w14:textId="77777777" w:rsidR="006456F3" w:rsidRDefault="006456F3" w:rsidP="006456F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CD1425" w:rsidRPr="00532F07" w14:paraId="19F341F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DDC7681" w14:textId="4A36EF59" w:rsidR="00CD1425" w:rsidRDefault="00CD1425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2DBAEBBC" w14:textId="77777777" w:rsidR="00CD142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76F25FF6" w14:textId="77777777" w:rsidR="00CD1425" w:rsidRPr="003872F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B586A4F" w14:textId="249142A4" w:rsidR="00CD1425" w:rsidRDefault="00CD1425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CD1425" w:rsidRPr="00532F07" w14:paraId="22B4ED7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436CF2A" w14:textId="6C9452CB" w:rsidR="00CD1425" w:rsidRDefault="00CD1425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65B652B3" w14:textId="77777777" w:rsidR="00CD1425" w:rsidRDefault="00CD142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1E8F9211" w14:textId="77777777" w:rsidR="00CD1425" w:rsidRPr="003872F5" w:rsidRDefault="00CD142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4E36561" w14:textId="520D0792" w:rsidR="00CD1425" w:rsidRDefault="00CD1425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512126E5" w14:textId="199EB89E" w:rsidR="007301C2" w:rsidRDefault="007301C2" w:rsidP="00911D0E">
      <w:pPr>
        <w:pStyle w:val="Ttulo2"/>
      </w:pPr>
      <w:bookmarkStart w:id="1198" w:name="_Toc123552937"/>
      <w:bookmarkStart w:id="1199" w:name="_Toc128925277"/>
      <w:r>
        <w:t>Imagen por barrio.</w:t>
      </w:r>
      <w:bookmarkEnd w:id="1198"/>
      <w:bookmarkEnd w:id="1199"/>
    </w:p>
    <w:p w14:paraId="7FDE1307" w14:textId="1C02E37F" w:rsidR="007301C2" w:rsidRDefault="007301C2" w:rsidP="007301C2">
      <w:r>
        <w:t>Fotos para la web para cada barrio o distrito.</w:t>
      </w:r>
      <w:r w:rsidR="00F03132">
        <w:t xml:space="preserve"> Un distrito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7301C2" w:rsidRPr="00532F07" w14:paraId="0A61844B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58CECB5" w14:textId="22A69BB2" w:rsidR="007301C2" w:rsidRPr="00532F07" w:rsidRDefault="0041731A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 w:rsidR="007301C2" w:rsidRPr="0041731A">
              <w:rPr>
                <w:noProof/>
                <w:color w:val="auto"/>
              </w:rPr>
              <w:t>District</w:t>
            </w:r>
          </w:p>
        </w:tc>
      </w:tr>
      <w:tr w:rsidR="007301C2" w:rsidRPr="003872F5" w14:paraId="1FC026F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A1CEEFC" w14:textId="77777777" w:rsidR="007301C2" w:rsidRPr="003872F5" w:rsidRDefault="007301C2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3092D2A" w14:textId="77777777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2166226" w14:textId="77777777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7301C2" w:rsidRPr="00532F07" w14:paraId="703AAF12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9A4BA49" w14:textId="0358E7FF" w:rsidR="007301C2" w:rsidRPr="00344BB2" w:rsidRDefault="002233C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2F8B5E75" w14:textId="77777777" w:rsidR="007301C2" w:rsidRPr="003872F5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10B3837A" w14:textId="77777777" w:rsidR="007301C2" w:rsidRPr="003872F5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51C7920C" w14:textId="77777777" w:rsidR="007301C2" w:rsidRPr="003872F5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7301C2" w:rsidRPr="00532F07" w14:paraId="580EECD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65B4824" w14:textId="4597CF3F" w:rsidR="007301C2" w:rsidRPr="00344BB2" w:rsidRDefault="007301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DistrictId</w:t>
            </w:r>
          </w:p>
        </w:tc>
        <w:tc>
          <w:tcPr>
            <w:tcW w:w="480" w:type="dxa"/>
            <w:shd w:val="clear" w:color="auto" w:fill="auto"/>
          </w:tcPr>
          <w:p w14:paraId="46EB57A2" w14:textId="77777777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4D8DB16D" w14:textId="13F82B22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Barrio</w:t>
            </w:r>
          </w:p>
        </w:tc>
        <w:tc>
          <w:tcPr>
            <w:tcW w:w="4475" w:type="dxa"/>
            <w:shd w:val="clear" w:color="auto" w:fill="auto"/>
          </w:tcPr>
          <w:p w14:paraId="4FDC78B1" w14:textId="70AF53DF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barrio</w:t>
            </w:r>
          </w:p>
        </w:tc>
      </w:tr>
      <w:tr w:rsidR="007301C2" w:rsidRPr="00532F07" w14:paraId="7998A77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4FA04247" w14:textId="77777777" w:rsidR="007301C2" w:rsidRDefault="007301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521B7FA6" w14:textId="77777777" w:rsidR="007301C2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3FCE5B1" w14:textId="77777777" w:rsidR="007301C2" w:rsidRPr="003872F5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1804575F" w14:textId="77777777" w:rsidR="007301C2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7301C2" w:rsidRPr="00532F07" w14:paraId="1746C7F9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05D2C70" w14:textId="77777777" w:rsidR="007301C2" w:rsidRDefault="007301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417EA51F" w14:textId="77777777" w:rsidR="007301C2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2916769" w14:textId="77777777" w:rsidR="007301C2" w:rsidRPr="003872F5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F38F61F" w14:textId="77777777" w:rsidR="007301C2" w:rsidRDefault="007301C2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7301C2" w:rsidRPr="00532F07" w14:paraId="1561CA47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1726497" w14:textId="77777777" w:rsidR="007301C2" w:rsidRDefault="007301C2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6C89B31E" w14:textId="77777777" w:rsidR="007301C2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79A983ED" w14:textId="77777777" w:rsidR="007301C2" w:rsidRPr="003872F5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77370904" w14:textId="77777777" w:rsidR="007301C2" w:rsidRDefault="007301C2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1EEC1D5D" w14:textId="77777777" w:rsidR="003E6CEE" w:rsidRDefault="003E6CEE" w:rsidP="003E6CEE">
      <w:pPr>
        <w:pStyle w:val="Prrafo"/>
      </w:pPr>
      <w:bookmarkStart w:id="1200" w:name="_Toc123552938"/>
    </w:p>
    <w:p w14:paraId="78FB547A" w14:textId="63285FB2" w:rsidR="003B4CDB" w:rsidRDefault="003B4CDB" w:rsidP="00911D0E">
      <w:pPr>
        <w:pStyle w:val="Ttulo2"/>
      </w:pPr>
      <w:bookmarkStart w:id="1201" w:name="_Toc128925278"/>
      <w:r>
        <w:t>Imagen por edificio.</w:t>
      </w:r>
      <w:bookmarkEnd w:id="1200"/>
      <w:bookmarkEnd w:id="1201"/>
    </w:p>
    <w:p w14:paraId="5CE4C088" w14:textId="33D32EA5" w:rsidR="003B4CDB" w:rsidRDefault="003B4CDB" w:rsidP="003B4CDB">
      <w:r>
        <w:t>Fotos para la web para cada edificio</w:t>
      </w:r>
      <w:r w:rsidR="00F03132">
        <w:t>. Un edificio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3B4CDB" w:rsidRPr="00532F07" w14:paraId="7A72C172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EBB171E" w14:textId="6A75C0F2" w:rsidR="003B4CDB" w:rsidRPr="00532F07" w:rsidRDefault="0041731A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 w:rsidR="009A6F5B" w:rsidRPr="0041731A">
              <w:rPr>
                <w:noProof/>
                <w:color w:val="auto"/>
              </w:rPr>
              <w:t>Building</w:t>
            </w:r>
          </w:p>
        </w:tc>
      </w:tr>
      <w:tr w:rsidR="003B4CDB" w:rsidRPr="003872F5" w14:paraId="77AA756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F7433AB" w14:textId="77777777" w:rsidR="003B4CDB" w:rsidRPr="003872F5" w:rsidRDefault="003B4CDB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EEE756" w14:textId="77777777" w:rsidR="003B4CDB" w:rsidRPr="003872F5" w:rsidRDefault="003B4CD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32D9B45" w14:textId="77777777" w:rsidR="003B4CDB" w:rsidRPr="003872F5" w:rsidRDefault="003B4CD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B4CDB" w:rsidRPr="00532F07" w14:paraId="227EC84B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1674B0F" w14:textId="00AC3241" w:rsidR="003B4CDB" w:rsidRPr="00344BB2" w:rsidRDefault="006456F3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BuildingId</w:t>
            </w:r>
          </w:p>
        </w:tc>
        <w:tc>
          <w:tcPr>
            <w:tcW w:w="480" w:type="dxa"/>
            <w:shd w:val="clear" w:color="auto" w:fill="auto"/>
          </w:tcPr>
          <w:p w14:paraId="52B7597C" w14:textId="77777777" w:rsidR="003B4CDB" w:rsidRPr="003872F5" w:rsidRDefault="003B4CD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5EF0DE7C" w14:textId="6F2744CC" w:rsidR="003B4CDB" w:rsidRPr="003872F5" w:rsidRDefault="006456F3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Edificio</w:t>
            </w:r>
          </w:p>
        </w:tc>
        <w:tc>
          <w:tcPr>
            <w:tcW w:w="4475" w:type="dxa"/>
            <w:shd w:val="clear" w:color="auto" w:fill="auto"/>
          </w:tcPr>
          <w:p w14:paraId="59941F3A" w14:textId="7248DE3F" w:rsidR="003B4CDB" w:rsidRPr="003872F5" w:rsidRDefault="003B4CDB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Identificador del </w:t>
            </w:r>
            <w:r w:rsidR="006456F3">
              <w:t>edificio</w:t>
            </w:r>
          </w:p>
        </w:tc>
      </w:tr>
      <w:tr w:rsidR="003B4CDB" w:rsidRPr="00532F07" w14:paraId="2FECEB8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4D69F03" w14:textId="006A48C2" w:rsidR="003B4CDB" w:rsidRDefault="003B4CDB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689F3803" w14:textId="77777777" w:rsidR="003B4CDB" w:rsidRDefault="003B4CD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F34CA18" w14:textId="77777777" w:rsidR="003B4CDB" w:rsidRPr="003872F5" w:rsidRDefault="003B4CD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739CFFC" w14:textId="1BB9BB1B" w:rsidR="003B4CDB" w:rsidRDefault="003B4CDB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3B4CDB" w14:paraId="7FCC3340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54D4A60" w14:textId="271E0B10" w:rsidR="003B4CDB" w:rsidRDefault="003B4CDB" w:rsidP="003B4CDB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012AF941" w14:textId="77777777" w:rsidR="003B4CDB" w:rsidRDefault="003B4CDB" w:rsidP="003B4CD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68A8E4D0" w14:textId="77777777" w:rsidR="003B4CDB" w:rsidRPr="003872F5" w:rsidRDefault="003B4CDB" w:rsidP="003B4CD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25EF43A" w14:textId="1609B38C" w:rsidR="003B4CDB" w:rsidRDefault="003B4CDB" w:rsidP="003B4CDB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3B4CDB" w:rsidRPr="00532F07" w14:paraId="4B8630C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F13C8D2" w14:textId="430FF2D7" w:rsidR="003B4CDB" w:rsidRDefault="003B4CDB" w:rsidP="003B4CDB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250BFE07" w14:textId="77777777" w:rsidR="003B4CDB" w:rsidRDefault="003B4CDB" w:rsidP="003B4CD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81D0EEF" w14:textId="77777777" w:rsidR="003B4CDB" w:rsidRPr="003872F5" w:rsidRDefault="003B4CDB" w:rsidP="003B4CD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DD2D019" w14:textId="265C5A8E" w:rsidR="003B4CDB" w:rsidRDefault="003B4CDB" w:rsidP="003B4CDB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5D1A1C3C" w14:textId="3ADFA227" w:rsidR="00A16C4D" w:rsidRDefault="00A16C4D" w:rsidP="00911D0E">
      <w:pPr>
        <w:pStyle w:val="Ttulo2"/>
      </w:pPr>
      <w:bookmarkStart w:id="1202" w:name="_Toc123552939"/>
      <w:bookmarkStart w:id="1203" w:name="_Toc128925279"/>
      <w:r>
        <w:lastRenderedPageBreak/>
        <w:t>Imagen por recurso.</w:t>
      </w:r>
      <w:bookmarkEnd w:id="1202"/>
      <w:bookmarkEnd w:id="1203"/>
    </w:p>
    <w:p w14:paraId="4DBA13E5" w14:textId="787539CF" w:rsidR="00A16C4D" w:rsidRDefault="00A16C4D" w:rsidP="00A16C4D">
      <w:r>
        <w:t>Fotos para la web para cada recurso</w:t>
      </w:r>
      <w:r w:rsidR="00F03132">
        <w:t>. Un recurso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A16C4D" w:rsidRPr="00532F07" w14:paraId="10DD8122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9A19D2" w14:textId="02C26D29" w:rsidR="00A16C4D" w:rsidRPr="00532F07" w:rsidRDefault="0041731A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 w:rsidR="009A6F5B" w:rsidRPr="0041731A">
              <w:rPr>
                <w:noProof/>
                <w:color w:val="auto"/>
              </w:rPr>
              <w:t>Resource</w:t>
            </w:r>
          </w:p>
        </w:tc>
      </w:tr>
      <w:tr w:rsidR="00A16C4D" w:rsidRPr="003872F5" w14:paraId="08D05517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CAFA1F0" w14:textId="77777777" w:rsidR="00A16C4D" w:rsidRPr="003872F5" w:rsidRDefault="00A16C4D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E42A97" w14:textId="77777777" w:rsidR="00A16C4D" w:rsidRPr="003872F5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4429164" w14:textId="77777777" w:rsidR="00A16C4D" w:rsidRPr="003872F5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A16C4D" w:rsidRPr="00532F07" w14:paraId="53ECD5D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B869259" w14:textId="7AB0543F" w:rsidR="00A16C4D" w:rsidRPr="00344BB2" w:rsidRDefault="00A16C4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ResouceId</w:t>
            </w:r>
          </w:p>
        </w:tc>
        <w:tc>
          <w:tcPr>
            <w:tcW w:w="480" w:type="dxa"/>
            <w:shd w:val="clear" w:color="auto" w:fill="auto"/>
          </w:tcPr>
          <w:p w14:paraId="14A9196E" w14:textId="77777777" w:rsidR="00A16C4D" w:rsidRPr="003872F5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3641542C" w14:textId="5D19A6E3" w:rsidR="00A16C4D" w:rsidRPr="003872F5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4475" w:type="dxa"/>
            <w:shd w:val="clear" w:color="auto" w:fill="auto"/>
          </w:tcPr>
          <w:p w14:paraId="0346F334" w14:textId="7D6A7131" w:rsidR="00A16C4D" w:rsidRPr="003872F5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recurso</w:t>
            </w:r>
          </w:p>
        </w:tc>
      </w:tr>
      <w:tr w:rsidR="00A16C4D" w:rsidRPr="00532F07" w14:paraId="20C962B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FD4DC5F" w14:textId="77777777" w:rsidR="00A16C4D" w:rsidRDefault="00A16C4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641700A0" w14:textId="77777777" w:rsidR="00A16C4D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617FEB57" w14:textId="77777777" w:rsidR="00A16C4D" w:rsidRPr="003872F5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374540F" w14:textId="77777777" w:rsidR="00A16C4D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A16C4D" w14:paraId="517089AD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8DC16AF" w14:textId="77777777" w:rsidR="00A16C4D" w:rsidRDefault="00A16C4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5E5F377A" w14:textId="77777777" w:rsidR="00A16C4D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5E01F7C" w14:textId="77777777" w:rsidR="00A16C4D" w:rsidRPr="003872F5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2249B90" w14:textId="77777777" w:rsidR="00A16C4D" w:rsidRDefault="00A16C4D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A16C4D" w:rsidRPr="00532F07" w14:paraId="2F3C57A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55E8BB0" w14:textId="77777777" w:rsidR="00A16C4D" w:rsidRDefault="00A16C4D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7721C79C" w14:textId="77777777" w:rsidR="00A16C4D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65F3A25B" w14:textId="77777777" w:rsidR="00A16C4D" w:rsidRPr="003872F5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EA87278" w14:textId="77777777" w:rsidR="00A16C4D" w:rsidRDefault="00A16C4D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416E88AF" w14:textId="5AB2BBC2" w:rsidR="003E6CEE" w:rsidRDefault="003E6CEE" w:rsidP="00911D0E">
      <w:pPr>
        <w:pStyle w:val="Ttulo2"/>
      </w:pPr>
      <w:bookmarkStart w:id="1204" w:name="_Toc128925280"/>
      <w:r>
        <w:t>Imagen por tipología.</w:t>
      </w:r>
      <w:bookmarkEnd w:id="1204"/>
    </w:p>
    <w:p w14:paraId="487E7D83" w14:textId="29DA801F" w:rsidR="003E6CEE" w:rsidRDefault="003E6CEE" w:rsidP="003E6CEE">
      <w:r>
        <w:t xml:space="preserve">Fotos para la web para cada </w:t>
      </w:r>
      <w:r w:rsidR="0075350B">
        <w:t xml:space="preserve">tipo de </w:t>
      </w:r>
      <w:r>
        <w:t xml:space="preserve">recurso. Un </w:t>
      </w:r>
      <w:r w:rsidR="0075350B">
        <w:t xml:space="preserve">tipo de </w:t>
      </w:r>
      <w:r>
        <w:t>recurso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3E6CEE" w:rsidRPr="00532F07" w14:paraId="580A4A0A" w14:textId="77777777" w:rsidTr="004173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7A1DF8F" w14:textId="6881874E" w:rsidR="003E6CEE" w:rsidRPr="00532F07" w:rsidRDefault="0041731A" w:rsidP="00C65818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 w:rsidR="003E6CEE" w:rsidRPr="0041731A">
              <w:rPr>
                <w:noProof/>
                <w:color w:val="auto"/>
              </w:rPr>
              <w:t>ResourceType</w:t>
            </w:r>
          </w:p>
        </w:tc>
      </w:tr>
      <w:tr w:rsidR="003E6CEE" w:rsidRPr="003872F5" w14:paraId="10CA3A1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DC73A5A" w14:textId="77777777" w:rsidR="003E6CEE" w:rsidRPr="003872F5" w:rsidRDefault="003E6CEE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F164491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4515F85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E6CEE" w:rsidRPr="00532F07" w14:paraId="39F1695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922ACB1" w14:textId="77777777" w:rsidR="003E6CEE" w:rsidRPr="00344BB2" w:rsidRDefault="003E6CE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0247C837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16D88527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0B78F23B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sitio web</w:t>
            </w:r>
          </w:p>
        </w:tc>
      </w:tr>
      <w:tr w:rsidR="003E6CEE" w:rsidRPr="00532F07" w14:paraId="53E0770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D64343B" w14:textId="4EFD953E" w:rsidR="003E6CEE" w:rsidRPr="00344BB2" w:rsidRDefault="003E6CE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ResouceTypeId</w:t>
            </w:r>
          </w:p>
        </w:tc>
        <w:tc>
          <w:tcPr>
            <w:tcW w:w="480" w:type="dxa"/>
            <w:shd w:val="clear" w:color="auto" w:fill="auto"/>
          </w:tcPr>
          <w:p w14:paraId="0834A9A8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675D4CFF" w14:textId="3DDFD7F8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Tipología</w:t>
            </w:r>
          </w:p>
        </w:tc>
        <w:tc>
          <w:tcPr>
            <w:tcW w:w="4475" w:type="dxa"/>
            <w:shd w:val="clear" w:color="auto" w:fill="auto"/>
          </w:tcPr>
          <w:p w14:paraId="015FD0F8" w14:textId="7EBDAE42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tipología del recurso</w:t>
            </w:r>
          </w:p>
        </w:tc>
      </w:tr>
      <w:tr w:rsidR="003E6CEE" w:rsidRPr="00532F07" w14:paraId="7AC57A6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65427B6A" w14:textId="77777777" w:rsidR="003E6CEE" w:rsidRDefault="003E6CE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42858832" w14:textId="77777777" w:rsidR="003E6CEE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17C6B537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D22CAA9" w14:textId="77777777" w:rsidR="003E6CEE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3E6CEE" w14:paraId="132CF79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4F5A66D" w14:textId="77777777" w:rsidR="003E6CEE" w:rsidRDefault="003E6CE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5EFE5161" w14:textId="77777777" w:rsidR="003E6CEE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D84CF67" w14:textId="77777777" w:rsidR="003E6CEE" w:rsidRPr="003872F5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4B15821A" w14:textId="77777777" w:rsidR="003E6CEE" w:rsidRDefault="003E6CEE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3E6CEE" w:rsidRPr="00532F07" w14:paraId="1C7E56B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3F221A2B" w14:textId="77777777" w:rsidR="003E6CEE" w:rsidRDefault="003E6CEE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1A52A8B5" w14:textId="77777777" w:rsidR="003E6CEE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701EED5C" w14:textId="77777777" w:rsidR="003E6CEE" w:rsidRPr="003872F5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6D84D8CE" w14:textId="77777777" w:rsidR="003E6CEE" w:rsidRDefault="003E6CEE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47F4C225" w14:textId="77777777" w:rsidR="00ED7EB0" w:rsidRDefault="00ED7EB0" w:rsidP="00ED7EB0">
      <w:pPr>
        <w:pStyle w:val="Ttulo2"/>
      </w:pPr>
      <w:bookmarkStart w:id="1205" w:name="_Toc128925281"/>
      <w:r>
        <w:t>Imagen por país.</w:t>
      </w:r>
      <w:bookmarkEnd w:id="1205"/>
    </w:p>
    <w:p w14:paraId="13C8EB7F" w14:textId="77777777" w:rsidR="00ED7EB0" w:rsidRDefault="00ED7EB0" w:rsidP="00ED7EB0">
      <w:r>
        <w:t>Fotos para la web para cada país. Un país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ED7EB0" w:rsidRPr="00532F07" w14:paraId="62A93CCB" w14:textId="77777777" w:rsidTr="00B46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DFF3537" w14:textId="77777777" w:rsidR="00ED7EB0" w:rsidRPr="00532F07" w:rsidRDefault="00ED7EB0" w:rsidP="00B46871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>
              <w:rPr>
                <w:noProof/>
                <w:color w:val="auto"/>
              </w:rPr>
              <w:t>Country</w:t>
            </w:r>
          </w:p>
        </w:tc>
      </w:tr>
      <w:tr w:rsidR="00ED7EB0" w:rsidRPr="003872F5" w14:paraId="5397AC23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18E3255" w14:textId="77777777" w:rsidR="00ED7EB0" w:rsidRPr="003872F5" w:rsidRDefault="00ED7EB0" w:rsidP="00B46871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72DA0A7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C78DBDE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ED7EB0" w:rsidRPr="001F41BE" w14:paraId="233B134E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CB3A868" w14:textId="77777777" w:rsidR="00ED7EB0" w:rsidRPr="001F41BE" w:rsidRDefault="00ED7EB0" w:rsidP="00B46871">
            <w:pPr>
              <w:pStyle w:val="Celda"/>
              <w:rPr>
                <w:b w:val="0"/>
                <w:strike/>
              </w:rPr>
            </w:pPr>
            <w:r w:rsidRPr="001F41BE">
              <w:rPr>
                <w:b w:val="0"/>
                <w:strike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13509AFD" w14:textId="77777777" w:rsidR="00ED7EB0" w:rsidRPr="001F41BE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trike/>
              </w:rPr>
            </w:pPr>
            <w:r w:rsidRPr="001F41BE">
              <w:rPr>
                <w:b/>
                <w:strike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1656A378" w14:textId="77777777" w:rsidR="00ED7EB0" w:rsidRPr="001F41BE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1F41BE">
              <w:rPr>
                <w:strike/>
              </w:rP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14C9F7FB" w14:textId="77777777" w:rsidR="00ED7EB0" w:rsidRPr="001F41BE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1F41BE">
              <w:rPr>
                <w:strike/>
              </w:rPr>
              <w:t>Identificador del sitio web</w:t>
            </w:r>
          </w:p>
        </w:tc>
      </w:tr>
      <w:tr w:rsidR="00ED7EB0" w:rsidRPr="00532F07" w14:paraId="063284ED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2C6056E0" w14:textId="77777777" w:rsidR="00ED7EB0" w:rsidRPr="00344BB2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CountryId</w:t>
            </w:r>
          </w:p>
        </w:tc>
        <w:tc>
          <w:tcPr>
            <w:tcW w:w="480" w:type="dxa"/>
            <w:shd w:val="clear" w:color="auto" w:fill="auto"/>
          </w:tcPr>
          <w:p w14:paraId="06F1AA6B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00237296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5" w:type="dxa"/>
            <w:shd w:val="clear" w:color="auto" w:fill="auto"/>
          </w:tcPr>
          <w:p w14:paraId="6AEFA24E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país</w:t>
            </w:r>
          </w:p>
        </w:tc>
      </w:tr>
      <w:tr w:rsidR="00ED7EB0" w:rsidRPr="00532F07" w14:paraId="2E5B7BA1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B2219E4" w14:textId="77777777" w:rsidR="00ED7EB0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46481698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697AC18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13B1FD9F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ED7EB0" w:rsidRPr="00532F07" w14:paraId="319D6342" w14:textId="77777777" w:rsidTr="00B468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6A2922E" w14:textId="77777777" w:rsidR="00ED7EB0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25CE9527" w14:textId="77777777" w:rsidR="00ED7EB0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13CB39E" w14:textId="77777777" w:rsidR="00ED7EB0" w:rsidRPr="003872F5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10C35B97" w14:textId="77777777" w:rsidR="00ED7EB0" w:rsidRDefault="00ED7EB0" w:rsidP="00B46871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ED7EB0" w:rsidRPr="00532F07" w14:paraId="61F76BE0" w14:textId="77777777" w:rsidTr="00B468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7DF5B12E" w14:textId="77777777" w:rsidR="00ED7EB0" w:rsidRDefault="00ED7EB0" w:rsidP="00B46871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559B1DDE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AD5C250" w14:textId="77777777" w:rsidR="00ED7EB0" w:rsidRPr="003872F5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58C49C9" w14:textId="77777777" w:rsidR="00ED7EB0" w:rsidRDefault="00ED7EB0" w:rsidP="00B46871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39293D1D" w14:textId="232DA547" w:rsidR="00052558" w:rsidRDefault="00052558" w:rsidP="00052558">
      <w:pPr>
        <w:pStyle w:val="Ttulo2"/>
      </w:pPr>
      <w:bookmarkStart w:id="1206" w:name="_Toc128925282"/>
      <w:r>
        <w:lastRenderedPageBreak/>
        <w:t>Imagen por provincia.</w:t>
      </w:r>
      <w:bookmarkEnd w:id="1206"/>
    </w:p>
    <w:p w14:paraId="7E1A5141" w14:textId="13BC0845" w:rsidR="00052558" w:rsidRDefault="00052558" w:rsidP="00052558">
      <w:r>
        <w:t>Fotos para la web para cada provincia. Una provincia puede tener varias fotos.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480"/>
        <w:gridCol w:w="2142"/>
        <w:gridCol w:w="4475"/>
      </w:tblGrid>
      <w:tr w:rsidR="00052558" w:rsidRPr="00532F07" w14:paraId="337A5416" w14:textId="77777777" w:rsidTr="00D60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AC3501" w14:textId="6D19C4AF" w:rsidR="00052558" w:rsidRPr="00532F07" w:rsidRDefault="00052558" w:rsidP="00D60300">
            <w:pPr>
              <w:pStyle w:val="Prrafo"/>
              <w:rPr>
                <w:noProof/>
              </w:rPr>
            </w:pPr>
            <w:r w:rsidRPr="0041731A">
              <w:rPr>
                <w:noProof/>
                <w:color w:val="auto"/>
              </w:rPr>
              <w:t>Media</w:t>
            </w:r>
            <w:r>
              <w:rPr>
                <w:noProof/>
                <w:color w:val="auto"/>
              </w:rPr>
              <w:t>Province</w:t>
            </w:r>
          </w:p>
        </w:tc>
      </w:tr>
      <w:tr w:rsidR="00052558" w:rsidRPr="003872F5" w14:paraId="7E365701" w14:textId="77777777" w:rsidTr="00D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6F898F8" w14:textId="77777777" w:rsidR="00052558" w:rsidRPr="003872F5" w:rsidRDefault="00052558" w:rsidP="00D60300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A115F26" w14:textId="77777777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5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77C14CA" w14:textId="77777777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052558" w:rsidRPr="001F41BE" w14:paraId="7A816339" w14:textId="77777777" w:rsidTr="00D60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05B4C876" w14:textId="77777777" w:rsidR="00052558" w:rsidRPr="001F41BE" w:rsidRDefault="00052558" w:rsidP="00D60300">
            <w:pPr>
              <w:pStyle w:val="Celda"/>
              <w:rPr>
                <w:b w:val="0"/>
                <w:strike/>
              </w:rPr>
            </w:pPr>
            <w:r w:rsidRPr="001F41BE">
              <w:rPr>
                <w:b w:val="0"/>
                <w:strike/>
              </w:rPr>
              <w:t>SegmentId</w:t>
            </w:r>
          </w:p>
        </w:tc>
        <w:tc>
          <w:tcPr>
            <w:tcW w:w="480" w:type="dxa"/>
            <w:shd w:val="clear" w:color="auto" w:fill="auto"/>
          </w:tcPr>
          <w:p w14:paraId="037B1D87" w14:textId="77777777" w:rsidR="00052558" w:rsidRPr="001F41BE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trike/>
              </w:rPr>
            </w:pPr>
            <w:r w:rsidRPr="001F41BE">
              <w:rPr>
                <w:b/>
                <w:strike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25288289" w14:textId="77777777" w:rsidR="00052558" w:rsidRPr="001F41BE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1F41BE">
              <w:rPr>
                <w:strike/>
              </w:rPr>
              <w:t>Sitio web</w:t>
            </w:r>
          </w:p>
        </w:tc>
        <w:tc>
          <w:tcPr>
            <w:tcW w:w="4475" w:type="dxa"/>
            <w:shd w:val="clear" w:color="auto" w:fill="auto"/>
          </w:tcPr>
          <w:p w14:paraId="1E2487FB" w14:textId="77777777" w:rsidR="00052558" w:rsidRPr="001F41BE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trike/>
              </w:rPr>
            </w:pPr>
            <w:r w:rsidRPr="001F41BE">
              <w:rPr>
                <w:strike/>
              </w:rPr>
              <w:t>Identificador del sitio web</w:t>
            </w:r>
          </w:p>
        </w:tc>
      </w:tr>
      <w:tr w:rsidR="00052558" w:rsidRPr="00532F07" w14:paraId="0FF0A238" w14:textId="77777777" w:rsidTr="00D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0C88701" w14:textId="121C2FAC" w:rsidR="00052558" w:rsidRPr="00344BB2" w:rsidRDefault="00052558" w:rsidP="00D60300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ProvinceId</w:t>
            </w:r>
          </w:p>
        </w:tc>
        <w:tc>
          <w:tcPr>
            <w:tcW w:w="480" w:type="dxa"/>
            <w:shd w:val="clear" w:color="auto" w:fill="auto"/>
          </w:tcPr>
          <w:p w14:paraId="37F01099" w14:textId="77777777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0FB99241" w14:textId="6B4AF778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Provincia</w:t>
            </w:r>
          </w:p>
        </w:tc>
        <w:tc>
          <w:tcPr>
            <w:tcW w:w="4475" w:type="dxa"/>
            <w:shd w:val="clear" w:color="auto" w:fill="auto"/>
          </w:tcPr>
          <w:p w14:paraId="5D2C84D4" w14:textId="228AAEE1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provincia</w:t>
            </w:r>
          </w:p>
        </w:tc>
      </w:tr>
      <w:tr w:rsidR="00052558" w:rsidRPr="00532F07" w14:paraId="30AA5193" w14:textId="77777777" w:rsidTr="00D60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D8BF2B9" w14:textId="77777777" w:rsidR="00052558" w:rsidRDefault="00052558" w:rsidP="00D60300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1CEB5569" w14:textId="77777777" w:rsidR="00052558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B386B73" w14:textId="77777777" w:rsidR="00052558" w:rsidRPr="003872F5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0E7EC723" w14:textId="77777777" w:rsidR="00052558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foto (landing, galería)</w:t>
            </w:r>
          </w:p>
        </w:tc>
      </w:tr>
      <w:tr w:rsidR="00052558" w:rsidRPr="00532F07" w14:paraId="64DBC4E9" w14:textId="77777777" w:rsidTr="00D60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11082F4D" w14:textId="77777777" w:rsidR="00052558" w:rsidRDefault="00052558" w:rsidP="00D60300">
            <w:pPr>
              <w:pStyle w:val="Celda"/>
              <w:rPr>
                <w:b w:val="0"/>
              </w:rPr>
            </w:pPr>
            <w:r>
              <w:rPr>
                <w:b w:val="0"/>
              </w:rPr>
              <w:t>Order</w:t>
            </w:r>
          </w:p>
        </w:tc>
        <w:tc>
          <w:tcPr>
            <w:tcW w:w="480" w:type="dxa"/>
            <w:shd w:val="clear" w:color="auto" w:fill="auto"/>
          </w:tcPr>
          <w:p w14:paraId="020B479C" w14:textId="77777777" w:rsidR="00052558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5C6ECB7" w14:textId="77777777" w:rsidR="00052558" w:rsidRPr="003872F5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3B73CF12" w14:textId="77777777" w:rsidR="00052558" w:rsidRDefault="00052558" w:rsidP="00D60300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Posición de la foto</w:t>
            </w:r>
          </w:p>
        </w:tc>
      </w:tr>
      <w:tr w:rsidR="00052558" w:rsidRPr="00532F07" w14:paraId="744B9BC1" w14:textId="77777777" w:rsidTr="00D603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auto"/>
          </w:tcPr>
          <w:p w14:paraId="5E1E1854" w14:textId="77777777" w:rsidR="00052558" w:rsidRDefault="00052558" w:rsidP="00D60300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439827C1" w14:textId="77777777" w:rsidR="00052558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F39FDC4" w14:textId="77777777" w:rsidR="00052558" w:rsidRPr="003872F5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5" w:type="dxa"/>
            <w:shd w:val="clear" w:color="auto" w:fill="auto"/>
          </w:tcPr>
          <w:p w14:paraId="2EC91C33" w14:textId="77777777" w:rsidR="00052558" w:rsidRDefault="00052558" w:rsidP="00D60300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Contenido/Foto.</w:t>
            </w:r>
          </w:p>
        </w:tc>
      </w:tr>
    </w:tbl>
    <w:p w14:paraId="37B6FBD7" w14:textId="1DFD04B3" w:rsidR="003E6CEE" w:rsidRDefault="003E6CEE" w:rsidP="003E6CEE">
      <w:pPr>
        <w:pStyle w:val="Prrafo"/>
      </w:pPr>
    </w:p>
    <w:p w14:paraId="54842E97" w14:textId="77777777" w:rsidR="00335916" w:rsidRPr="003E33A6" w:rsidRDefault="00335916" w:rsidP="00FF2668">
      <w:pPr>
        <w:pStyle w:val="Ttulo1"/>
      </w:pPr>
      <w:bookmarkStart w:id="1207" w:name="_Toc123552919"/>
      <w:bookmarkStart w:id="1208" w:name="_Toc128925283"/>
      <w:r>
        <w:lastRenderedPageBreak/>
        <w:t>Auxiliares</w:t>
      </w:r>
      <w:r w:rsidRPr="003E33A6">
        <w:t>.</w:t>
      </w:r>
      <w:bookmarkEnd w:id="1207"/>
      <w:bookmarkEnd w:id="1208"/>
    </w:p>
    <w:p w14:paraId="6DFC2EAB" w14:textId="77777777" w:rsidR="00335916" w:rsidRDefault="00335916" w:rsidP="00335916">
      <w:pPr>
        <w:pStyle w:val="Prrafo"/>
      </w:pPr>
      <w:r>
        <w:t>A continuación se definen las principales tablas auxiliares del sistema.</w:t>
      </w:r>
    </w:p>
    <w:p w14:paraId="7E9751D3" w14:textId="77777777" w:rsidR="00335916" w:rsidRPr="003E33A6" w:rsidRDefault="00335916" w:rsidP="00911D0E">
      <w:pPr>
        <w:pStyle w:val="Ttulo2"/>
      </w:pPr>
      <w:bookmarkStart w:id="1209" w:name="_Toc128925284"/>
      <w:bookmarkStart w:id="1210" w:name="_Toc123552920"/>
      <w:r>
        <w:t>Marca o segmento.</w:t>
      </w:r>
      <w:bookmarkEnd w:id="1209"/>
    </w:p>
    <w:p w14:paraId="0E2B07A9" w14:textId="77777777" w:rsidR="00335916" w:rsidRDefault="00335916" w:rsidP="00335916">
      <w:pPr>
        <w:pStyle w:val="Prrafo"/>
      </w:pPr>
      <w:r>
        <w:t>Marcas o segmentos de negocio. Cada marca podrá comercializar un conjunto de productos en un sitio web. Los recursos se asociarán a marcas.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6"/>
        <w:gridCol w:w="480"/>
        <w:gridCol w:w="2141"/>
        <w:gridCol w:w="4473"/>
      </w:tblGrid>
      <w:tr w:rsidR="00335916" w:rsidRPr="00532F07" w14:paraId="3D6240D1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3D1A98D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Segment</w:t>
            </w:r>
          </w:p>
        </w:tc>
      </w:tr>
      <w:tr w:rsidR="00335916" w:rsidRPr="003872F5" w14:paraId="104C5AE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D5D6D69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43B4D09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206F75B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711A58FA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5C47A7FB" w14:textId="77777777" w:rsidR="00335916" w:rsidRPr="00CE0D1F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44042924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6EAB2590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36CCFD33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segmento</w:t>
            </w:r>
          </w:p>
        </w:tc>
      </w:tr>
      <w:tr w:rsidR="00335916" w:rsidRPr="00532F07" w14:paraId="50812165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1AD46BA7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Description</w:t>
            </w:r>
          </w:p>
        </w:tc>
        <w:tc>
          <w:tcPr>
            <w:tcW w:w="480" w:type="dxa"/>
            <w:shd w:val="clear" w:color="auto" w:fill="auto"/>
          </w:tcPr>
          <w:p w14:paraId="6232B0D2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DB6493F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6524D15F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del segmento</w:t>
            </w:r>
          </w:p>
        </w:tc>
      </w:tr>
      <w:tr w:rsidR="00335916" w:rsidRPr="00532F07" w14:paraId="2C9CF4CF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6" w:type="dxa"/>
            <w:shd w:val="clear" w:color="auto" w:fill="auto"/>
          </w:tcPr>
          <w:p w14:paraId="04EB1183" w14:textId="77777777" w:rsidR="00335916" w:rsidRPr="002233CE" w:rsidRDefault="00335916" w:rsidP="00C65818">
            <w:pPr>
              <w:pStyle w:val="Celda"/>
              <w:rPr>
                <w:b w:val="0"/>
                <w:bCs w:val="0"/>
              </w:rPr>
            </w:pPr>
            <w:r w:rsidRPr="002233CE">
              <w:rPr>
                <w:b w:val="0"/>
                <w:bCs w:val="0"/>
              </w:rPr>
              <w:t>URL</w:t>
            </w:r>
          </w:p>
        </w:tc>
        <w:tc>
          <w:tcPr>
            <w:tcW w:w="480" w:type="dxa"/>
            <w:shd w:val="clear" w:color="auto" w:fill="auto"/>
          </w:tcPr>
          <w:p w14:paraId="490B7EB2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9083DAB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3" w:type="dxa"/>
            <w:shd w:val="clear" w:color="auto" w:fill="auto"/>
          </w:tcPr>
          <w:p w14:paraId="2C329C25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(URL) web</w:t>
            </w:r>
          </w:p>
        </w:tc>
      </w:tr>
    </w:tbl>
    <w:p w14:paraId="2E03C384" w14:textId="584E1AA4" w:rsidR="00335916" w:rsidRDefault="00335916" w:rsidP="00911D0E">
      <w:pPr>
        <w:pStyle w:val="Ttulo2"/>
      </w:pPr>
      <w:bookmarkStart w:id="1211" w:name="_Toc123552921"/>
      <w:bookmarkStart w:id="1212" w:name="_Toc128925285"/>
      <w:bookmarkEnd w:id="1210"/>
      <w:r>
        <w:t>Escuela / Empresa.</w:t>
      </w:r>
      <w:bookmarkEnd w:id="1211"/>
      <w:bookmarkEnd w:id="1212"/>
    </w:p>
    <w:p w14:paraId="6170781E" w14:textId="77777777" w:rsidR="00335916" w:rsidRDefault="00335916" w:rsidP="00335916">
      <w:r>
        <w:t>Inventario de escuelas y empresas.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480"/>
        <w:gridCol w:w="2141"/>
        <w:gridCol w:w="4474"/>
      </w:tblGrid>
      <w:tr w:rsidR="00335916" w:rsidRPr="00202134" w14:paraId="19BF028B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2BD0D96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School</w:t>
            </w:r>
          </w:p>
        </w:tc>
      </w:tr>
      <w:tr w:rsidR="00335916" w:rsidRPr="003872F5" w14:paraId="16523EF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FD15A2C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D7D355C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774C910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725CB49C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C46162B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Type</w:t>
            </w:r>
          </w:p>
        </w:tc>
        <w:tc>
          <w:tcPr>
            <w:tcW w:w="480" w:type="dxa"/>
            <w:shd w:val="clear" w:color="auto" w:fill="auto"/>
          </w:tcPr>
          <w:p w14:paraId="57CD4F4E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7A683B86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0BC07BDE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Tipo: escuela o empresa</w:t>
            </w:r>
          </w:p>
        </w:tc>
      </w:tr>
      <w:tr w:rsidR="00335916" w:rsidRPr="00532F07" w14:paraId="6E1DD931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989B104" w14:textId="11DCE2B2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6258D977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59BA378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3EDAE206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la escuela/empresa</w:t>
            </w:r>
          </w:p>
        </w:tc>
      </w:tr>
      <w:tr w:rsidR="00335916" w:rsidRPr="00532F07" w14:paraId="1667E7DE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0A2224EA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Image</w:t>
            </w:r>
          </w:p>
        </w:tc>
        <w:tc>
          <w:tcPr>
            <w:tcW w:w="480" w:type="dxa"/>
            <w:shd w:val="clear" w:color="auto" w:fill="auto"/>
          </w:tcPr>
          <w:p w14:paraId="5AEEDF13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18F0D357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69E8789C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Logotipo</w:t>
            </w:r>
          </w:p>
        </w:tc>
      </w:tr>
      <w:tr w:rsidR="00335916" w:rsidRPr="00532F07" w14:paraId="4BF7687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2B36F868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Address</w:t>
            </w:r>
          </w:p>
        </w:tc>
        <w:tc>
          <w:tcPr>
            <w:tcW w:w="480" w:type="dxa"/>
            <w:shd w:val="clear" w:color="auto" w:fill="auto"/>
          </w:tcPr>
          <w:p w14:paraId="76E46F91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3498F9F3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6BB9A4E2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Dirección postal</w:t>
            </w:r>
          </w:p>
        </w:tc>
      </w:tr>
      <w:tr w:rsidR="00335916" w:rsidRPr="00532F07" w14:paraId="389EA64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D705CF2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Zip</w:t>
            </w:r>
          </w:p>
        </w:tc>
        <w:tc>
          <w:tcPr>
            <w:tcW w:w="480" w:type="dxa"/>
            <w:shd w:val="clear" w:color="auto" w:fill="auto"/>
          </w:tcPr>
          <w:p w14:paraId="0AAAB271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18C5CB6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10CD8CC9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postal</w:t>
            </w:r>
          </w:p>
        </w:tc>
      </w:tr>
      <w:tr w:rsidR="00335916" w:rsidRPr="00532F07" w14:paraId="0DCA04E0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395CDE09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City</w:t>
            </w:r>
          </w:p>
        </w:tc>
        <w:tc>
          <w:tcPr>
            <w:tcW w:w="480" w:type="dxa"/>
            <w:shd w:val="clear" w:color="auto" w:fill="auto"/>
          </w:tcPr>
          <w:p w14:paraId="3ABED19E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457C65C7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505952CB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Población</w:t>
            </w:r>
          </w:p>
        </w:tc>
      </w:tr>
      <w:tr w:rsidR="00335916" w:rsidRPr="00532F07" w14:paraId="41B32B4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1A29B1A9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Province</w:t>
            </w:r>
          </w:p>
        </w:tc>
        <w:tc>
          <w:tcPr>
            <w:tcW w:w="480" w:type="dxa"/>
            <w:shd w:val="clear" w:color="auto" w:fill="auto"/>
          </w:tcPr>
          <w:p w14:paraId="4C916148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004DEC8A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48781464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Provincia/Condado</w:t>
            </w:r>
          </w:p>
        </w:tc>
      </w:tr>
      <w:tr w:rsidR="00335916" w:rsidRPr="00532F07" w14:paraId="5F51E054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118F2632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CountryId</w:t>
            </w:r>
          </w:p>
        </w:tc>
        <w:tc>
          <w:tcPr>
            <w:tcW w:w="480" w:type="dxa"/>
            <w:shd w:val="clear" w:color="auto" w:fill="auto"/>
          </w:tcPr>
          <w:p w14:paraId="3BB90DE0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1" w:type="dxa"/>
            <w:shd w:val="clear" w:color="auto" w:fill="auto"/>
          </w:tcPr>
          <w:p w14:paraId="45562FAE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4" w:type="dxa"/>
            <w:shd w:val="clear" w:color="auto" w:fill="auto"/>
          </w:tcPr>
          <w:p w14:paraId="166FEFDE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país</w:t>
            </w:r>
          </w:p>
        </w:tc>
      </w:tr>
      <w:tr w:rsidR="00335916" w:rsidRPr="00532F07" w14:paraId="660C7826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317D7B2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Phone</w:t>
            </w:r>
          </w:p>
        </w:tc>
        <w:tc>
          <w:tcPr>
            <w:tcW w:w="480" w:type="dxa"/>
            <w:shd w:val="clear" w:color="auto" w:fill="auto"/>
          </w:tcPr>
          <w:p w14:paraId="24BAB80F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2A33DC9C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22A31940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Teléfonos</w:t>
            </w:r>
          </w:p>
        </w:tc>
      </w:tr>
      <w:tr w:rsidR="00335916" w:rsidRPr="00532F07" w14:paraId="69C25FB3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076A4A16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13A8E046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0B08C56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20048DD8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</w:t>
            </w:r>
          </w:p>
        </w:tc>
      </w:tr>
      <w:tr w:rsidR="00335916" w:rsidRPr="00532F07" w14:paraId="2E677421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60DE33C3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URL</w:t>
            </w:r>
          </w:p>
        </w:tc>
        <w:tc>
          <w:tcPr>
            <w:tcW w:w="480" w:type="dxa"/>
            <w:shd w:val="clear" w:color="auto" w:fill="auto"/>
          </w:tcPr>
          <w:p w14:paraId="4774A298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608E8A7E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5763E57B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Dirección web</w:t>
            </w:r>
          </w:p>
        </w:tc>
      </w:tr>
      <w:tr w:rsidR="00335916" w:rsidRPr="00532F07" w14:paraId="41706C9C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shd w:val="clear" w:color="auto" w:fill="auto"/>
          </w:tcPr>
          <w:p w14:paraId="1637685C" w14:textId="205051EC" w:rsidR="00335916" w:rsidRPr="00335916" w:rsidRDefault="00335916" w:rsidP="00C65818">
            <w:pPr>
              <w:pStyle w:val="Celda"/>
              <w:rPr>
                <w:b w:val="0"/>
                <w:bCs w:val="0"/>
              </w:rPr>
            </w:pPr>
            <w:r w:rsidRPr="00335916">
              <w:rPr>
                <w:b w:val="0"/>
                <w:bCs w:val="0"/>
              </w:rPr>
              <w:t>Discount</w:t>
            </w:r>
          </w:p>
        </w:tc>
        <w:tc>
          <w:tcPr>
            <w:tcW w:w="480" w:type="dxa"/>
            <w:shd w:val="clear" w:color="auto" w:fill="auto"/>
          </w:tcPr>
          <w:p w14:paraId="66AB480B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1" w:type="dxa"/>
            <w:shd w:val="clear" w:color="auto" w:fill="auto"/>
          </w:tcPr>
          <w:p w14:paraId="53F7B7CB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4" w:type="dxa"/>
            <w:shd w:val="clear" w:color="auto" w:fill="auto"/>
          </w:tcPr>
          <w:p w14:paraId="6152D2DE" w14:textId="318EBF98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Descuento en los booking fee.</w:t>
            </w:r>
          </w:p>
        </w:tc>
      </w:tr>
    </w:tbl>
    <w:p w14:paraId="45A0691E" w14:textId="4860656B" w:rsidR="00335916" w:rsidRDefault="00335916" w:rsidP="00911D0E">
      <w:pPr>
        <w:pStyle w:val="Ttulo2"/>
      </w:pPr>
      <w:bookmarkStart w:id="1213" w:name="_Toc128925286"/>
      <w:bookmarkStart w:id="1214" w:name="_Toc123552922"/>
      <w:r>
        <w:lastRenderedPageBreak/>
        <w:t>Parámetros.</w:t>
      </w:r>
      <w:bookmarkEnd w:id="1213"/>
    </w:p>
    <w:p w14:paraId="35ED75A5" w14:textId="77777777" w:rsidR="00335916" w:rsidRPr="00C52B91" w:rsidRDefault="00335916" w:rsidP="00335916">
      <w:pPr>
        <w:pStyle w:val="Prrafo"/>
      </w:pPr>
      <w:r>
        <w:t>Valores de diversas opciones del sistema. Por ejemplo, las diferentes longitudes de los tipos de estancias.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335916" w:rsidRPr="00202134" w14:paraId="7E6F2313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1C71B4C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Parameter</w:t>
            </w:r>
          </w:p>
        </w:tc>
      </w:tr>
      <w:tr w:rsidR="00335916" w:rsidRPr="003872F5" w14:paraId="5A30891D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A18279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7170518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92B38D9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04A47B34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130904CA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5C097865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725CB1AD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691924C5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parámetro</w:t>
            </w:r>
          </w:p>
        </w:tc>
      </w:tr>
      <w:tr w:rsidR="00335916" w:rsidRPr="00532F07" w14:paraId="30965A8F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35172101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Value</w:t>
            </w:r>
          </w:p>
        </w:tc>
        <w:tc>
          <w:tcPr>
            <w:tcW w:w="480" w:type="dxa"/>
            <w:shd w:val="clear" w:color="auto" w:fill="auto"/>
          </w:tcPr>
          <w:p w14:paraId="5359F628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3D4551B8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275CDCFB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del parámetro</w:t>
            </w:r>
          </w:p>
        </w:tc>
      </w:tr>
    </w:tbl>
    <w:p w14:paraId="51DEE4AA" w14:textId="03D328C6" w:rsidR="00335916" w:rsidRDefault="00335916" w:rsidP="00911D0E">
      <w:pPr>
        <w:pStyle w:val="Ttulo2"/>
      </w:pPr>
      <w:bookmarkStart w:id="1215" w:name="_Toc128925287"/>
      <w:r>
        <w:t>Género.</w:t>
      </w:r>
      <w:bookmarkEnd w:id="1214"/>
      <w:bookmarkEnd w:id="1215"/>
    </w:p>
    <w:p w14:paraId="6EF71CF4" w14:textId="77777777" w:rsidR="00335916" w:rsidRPr="00C52B91" w:rsidRDefault="00335916" w:rsidP="00335916">
      <w:r>
        <w:t>Posibles géneros para asignar los residentes.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335916" w:rsidRPr="00202134" w14:paraId="4B36DC87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91EBC9F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Gender</w:t>
            </w:r>
          </w:p>
        </w:tc>
      </w:tr>
      <w:tr w:rsidR="00335916" w:rsidRPr="003872F5" w14:paraId="0B1CA04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B70CCC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372BB37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384DCF0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6A25BC69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643CB8E0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80" w:type="dxa"/>
            <w:shd w:val="clear" w:color="auto" w:fill="auto"/>
          </w:tcPr>
          <w:p w14:paraId="088D4C5C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2FB716E0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1DF564B9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género</w:t>
            </w:r>
          </w:p>
        </w:tc>
      </w:tr>
    </w:tbl>
    <w:p w14:paraId="44B9F29E" w14:textId="77777777" w:rsidR="00335916" w:rsidRDefault="00335916" w:rsidP="00911D0E">
      <w:pPr>
        <w:pStyle w:val="Ttulo2"/>
      </w:pPr>
      <w:bookmarkStart w:id="1216" w:name="_Toc123552923"/>
      <w:bookmarkStart w:id="1217" w:name="_Toc128925288"/>
      <w:r>
        <w:t>País.</w:t>
      </w:r>
      <w:bookmarkEnd w:id="1216"/>
      <w:bookmarkEnd w:id="1217"/>
    </w:p>
    <w:p w14:paraId="2C9D7583" w14:textId="77777777" w:rsidR="00335916" w:rsidRDefault="00335916" w:rsidP="00335916">
      <w:r>
        <w:t>Inventario de países del mundo, para indicar la dirección de origen o nacionalidad de los residentes.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335916" w:rsidRPr="00202134" w14:paraId="553D1289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FB1DB76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Country</w:t>
            </w:r>
          </w:p>
        </w:tc>
      </w:tr>
      <w:tr w:rsidR="00335916" w:rsidRPr="003872F5" w14:paraId="4B847002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2FCF55A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5D4088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D817C25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024F5A42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32C9CB07" w14:textId="77777777" w:rsidR="00335916" w:rsidRPr="00344BB2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027E9E45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142" w:type="dxa"/>
            <w:shd w:val="clear" w:color="auto" w:fill="auto"/>
          </w:tcPr>
          <w:p w14:paraId="4E8A5E8F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2D5A7536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ISO del país</w:t>
            </w:r>
          </w:p>
        </w:tc>
      </w:tr>
      <w:tr w:rsidR="00335916" w:rsidRPr="00532F07" w14:paraId="3EE768FA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39464DF3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80" w:type="dxa"/>
            <w:shd w:val="clear" w:color="auto" w:fill="auto"/>
          </w:tcPr>
          <w:p w14:paraId="5929310E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1C4BC566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21E08F55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país</w:t>
            </w:r>
          </w:p>
        </w:tc>
      </w:tr>
    </w:tbl>
    <w:p w14:paraId="4EB30208" w14:textId="77777777" w:rsidR="00335916" w:rsidRDefault="00335916" w:rsidP="00911D0E">
      <w:pPr>
        <w:pStyle w:val="Ttulo2"/>
      </w:pPr>
      <w:bookmarkStart w:id="1218" w:name="_Toc128925289"/>
      <w:bookmarkStart w:id="1219" w:name="_Toc123552924"/>
      <w:r>
        <w:t>Provincia.</w:t>
      </w:r>
      <w:bookmarkEnd w:id="1218"/>
    </w:p>
    <w:p w14:paraId="4461C41F" w14:textId="77777777" w:rsidR="00335916" w:rsidRDefault="00335916" w:rsidP="00335916">
      <w:r>
        <w:t>Inventario de provincias o regiones de los países. Un país puede tener varias provincias. Sólo para los recursos.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335916" w:rsidRPr="00202134" w14:paraId="263521AB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5ADC395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Province</w:t>
            </w:r>
          </w:p>
        </w:tc>
      </w:tr>
      <w:tr w:rsidR="00335916" w:rsidRPr="003872F5" w14:paraId="72D7FBE6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F595E62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286B776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538E5E3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7797E523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62E78D7F" w14:textId="17DA655C" w:rsidR="00335916" w:rsidRPr="00344BB2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Country</w:t>
            </w:r>
            <w:r w:rsidR="009907CB">
              <w:rPr>
                <w:b w:val="0"/>
              </w:rPr>
              <w:t>Id</w:t>
            </w:r>
          </w:p>
        </w:tc>
        <w:tc>
          <w:tcPr>
            <w:tcW w:w="480" w:type="dxa"/>
            <w:shd w:val="clear" w:color="auto" w:fill="auto"/>
          </w:tcPr>
          <w:p w14:paraId="682C21DE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2142" w:type="dxa"/>
            <w:shd w:val="clear" w:color="auto" w:fill="auto"/>
          </w:tcPr>
          <w:p w14:paraId="001C2E99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País</w:t>
            </w:r>
          </w:p>
        </w:tc>
        <w:tc>
          <w:tcPr>
            <w:tcW w:w="4477" w:type="dxa"/>
            <w:shd w:val="clear" w:color="auto" w:fill="auto"/>
          </w:tcPr>
          <w:p w14:paraId="54345B1A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del país</w:t>
            </w:r>
          </w:p>
        </w:tc>
      </w:tr>
      <w:tr w:rsidR="00335916" w:rsidRPr="00532F07" w14:paraId="0CC5181B" w14:textId="77777777" w:rsidTr="00C658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193E5F23" w14:textId="77777777" w:rsidR="00335916" w:rsidRPr="00344BB2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08D47917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A3623BF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6A063FA9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la provincia</w:t>
            </w:r>
          </w:p>
        </w:tc>
      </w:tr>
      <w:tr w:rsidR="00335916" w:rsidRPr="00532F07" w14:paraId="609964E5" w14:textId="77777777" w:rsidTr="00C658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003A71E5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5D300680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16765211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543717D0" w14:textId="77777777" w:rsidR="00335916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provincia</w:t>
            </w:r>
          </w:p>
        </w:tc>
      </w:tr>
    </w:tbl>
    <w:p w14:paraId="77C09954" w14:textId="69DA265B" w:rsidR="00335916" w:rsidRDefault="00335916" w:rsidP="00911D0E">
      <w:pPr>
        <w:pStyle w:val="Ttulo2"/>
      </w:pPr>
      <w:bookmarkStart w:id="1220" w:name="_Toc128925290"/>
      <w:r>
        <w:lastRenderedPageBreak/>
        <w:t>Idioma.</w:t>
      </w:r>
      <w:bookmarkEnd w:id="1219"/>
      <w:bookmarkEnd w:id="1220"/>
    </w:p>
    <w:p w14:paraId="32C71A30" w14:textId="77777777" w:rsidR="00335916" w:rsidRDefault="00335916" w:rsidP="00335916">
      <w:r>
        <w:t>Inventario de idiomas que hablan los residentes.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480"/>
        <w:gridCol w:w="2142"/>
        <w:gridCol w:w="4476"/>
      </w:tblGrid>
      <w:tr w:rsidR="00335916" w:rsidRPr="00202134" w14:paraId="296ACDCD" w14:textId="77777777" w:rsidTr="00C658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B4461DB" w14:textId="77777777" w:rsidR="00335916" w:rsidRPr="00202134" w:rsidRDefault="00335916" w:rsidP="00C658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Language</w:t>
            </w:r>
          </w:p>
        </w:tc>
      </w:tr>
      <w:tr w:rsidR="00335916" w:rsidRPr="003872F5" w14:paraId="12D27772" w14:textId="77777777" w:rsidTr="0051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165F0A4" w14:textId="77777777" w:rsidR="00335916" w:rsidRPr="003872F5" w:rsidRDefault="00335916" w:rsidP="00C658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ECD7BC6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6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C123D9C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335916" w:rsidRPr="00532F07" w14:paraId="7222A5C3" w14:textId="77777777" w:rsidTr="00512C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auto"/>
          </w:tcPr>
          <w:p w14:paraId="2F3D07F0" w14:textId="77777777" w:rsidR="00335916" w:rsidRPr="00344BB2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Code</w:t>
            </w:r>
          </w:p>
        </w:tc>
        <w:tc>
          <w:tcPr>
            <w:tcW w:w="480" w:type="dxa"/>
            <w:shd w:val="clear" w:color="auto" w:fill="auto"/>
          </w:tcPr>
          <w:p w14:paraId="53664C84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2142" w:type="dxa"/>
            <w:shd w:val="clear" w:color="auto" w:fill="auto"/>
          </w:tcPr>
          <w:p w14:paraId="169244FD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6" w:type="dxa"/>
            <w:shd w:val="clear" w:color="auto" w:fill="auto"/>
          </w:tcPr>
          <w:p w14:paraId="046D5A02" w14:textId="77777777" w:rsidR="00335916" w:rsidRPr="003872F5" w:rsidRDefault="00335916" w:rsidP="00C658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ISO del idioma</w:t>
            </w:r>
          </w:p>
        </w:tc>
      </w:tr>
      <w:tr w:rsidR="00335916" w:rsidRPr="00532F07" w14:paraId="6361BCAD" w14:textId="77777777" w:rsidTr="00512C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2" w:type="dxa"/>
            <w:shd w:val="clear" w:color="auto" w:fill="auto"/>
          </w:tcPr>
          <w:p w14:paraId="363E1C08" w14:textId="77777777" w:rsidR="00335916" w:rsidRDefault="00335916" w:rsidP="00C658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 (ML)</w:t>
            </w:r>
          </w:p>
        </w:tc>
        <w:tc>
          <w:tcPr>
            <w:tcW w:w="480" w:type="dxa"/>
            <w:shd w:val="clear" w:color="auto" w:fill="auto"/>
          </w:tcPr>
          <w:p w14:paraId="07C631DB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597354F5" w14:textId="77777777" w:rsidR="00335916" w:rsidRPr="003872F5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76" w:type="dxa"/>
            <w:shd w:val="clear" w:color="auto" w:fill="auto"/>
          </w:tcPr>
          <w:p w14:paraId="388F0FE6" w14:textId="77777777" w:rsidR="00335916" w:rsidRDefault="00335916" w:rsidP="00C658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idioma</w:t>
            </w:r>
          </w:p>
        </w:tc>
      </w:tr>
    </w:tbl>
    <w:p w14:paraId="5BFF0E53" w14:textId="77777777" w:rsidR="00512C2A" w:rsidRDefault="00512C2A" w:rsidP="00911D0E">
      <w:pPr>
        <w:pStyle w:val="Ttulo2"/>
      </w:pPr>
      <w:bookmarkStart w:id="1221" w:name="_Toc128925291"/>
      <w:r>
        <w:t>Tipo de identificación.</w:t>
      </w:r>
      <w:bookmarkEnd w:id="1221"/>
    </w:p>
    <w:p w14:paraId="62D57139" w14:textId="18A68083" w:rsidR="00512C2A" w:rsidRDefault="00512C2A" w:rsidP="00512C2A">
      <w:r>
        <w:t>Tipos de documentos de identificación: DNI, NIE, pasaporte… Tabla de códigos, asociado a un cliente o un proveedor.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512C2A" w:rsidRPr="00202134" w14:paraId="1F009429" w14:textId="77777777" w:rsidTr="00242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658734" w14:textId="77777777" w:rsidR="00512C2A" w:rsidRPr="00202134" w:rsidRDefault="00512C2A" w:rsidP="00804D18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IdType</w:t>
            </w:r>
          </w:p>
        </w:tc>
      </w:tr>
      <w:tr w:rsidR="00512C2A" w:rsidRPr="003872F5" w14:paraId="0C454B86" w14:textId="77777777" w:rsidTr="00804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74409A32" w14:textId="77777777" w:rsidR="00512C2A" w:rsidRPr="003872F5" w:rsidRDefault="00512C2A" w:rsidP="00804D18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D685DEE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7E877B5" w14:textId="77777777" w:rsidR="00512C2A" w:rsidRPr="003872F5" w:rsidRDefault="00512C2A" w:rsidP="00804D1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512C2A" w:rsidRPr="00532F07" w14:paraId="6D993F17" w14:textId="77777777" w:rsidTr="00804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596F1551" w14:textId="77777777" w:rsidR="00512C2A" w:rsidRDefault="00512C2A" w:rsidP="00804D18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1591A2C3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0F1DE09E" w14:textId="77777777" w:rsidR="00512C2A" w:rsidRPr="003872F5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083ED5B5" w14:textId="77777777" w:rsidR="00512C2A" w:rsidRDefault="00512C2A" w:rsidP="00804D1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identificación</w:t>
            </w:r>
          </w:p>
        </w:tc>
      </w:tr>
    </w:tbl>
    <w:p w14:paraId="298D1195" w14:textId="01C86FBA" w:rsidR="0065192D" w:rsidRDefault="0065192D" w:rsidP="0065192D">
      <w:pPr>
        <w:pStyle w:val="Ttulo2"/>
      </w:pPr>
      <w:bookmarkStart w:id="1222" w:name="_Toc128925292"/>
      <w:r>
        <w:t>Usuario.</w:t>
      </w:r>
      <w:bookmarkEnd w:id="1222"/>
    </w:p>
    <w:p w14:paraId="52E66EF2" w14:textId="63537B29" w:rsidR="0065192D" w:rsidRDefault="0065192D" w:rsidP="0065192D">
      <w:r>
        <w:t>Usuario del sistema.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06"/>
        <w:gridCol w:w="480"/>
        <w:gridCol w:w="1867"/>
        <w:gridCol w:w="3607"/>
      </w:tblGrid>
      <w:tr w:rsidR="0065192D" w:rsidRPr="00202134" w14:paraId="1217DAC2" w14:textId="77777777" w:rsidTr="005A3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D3B2C1A" w14:textId="567A539D" w:rsidR="0065192D" w:rsidRPr="00202134" w:rsidRDefault="00F90547" w:rsidP="00DF15D3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User</w:t>
            </w:r>
          </w:p>
        </w:tc>
      </w:tr>
      <w:tr w:rsidR="00CA2976" w:rsidRPr="003872F5" w14:paraId="3ADC3B7A" w14:textId="77777777" w:rsidTr="00F90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6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82FFAF3" w14:textId="77777777" w:rsidR="0065192D" w:rsidRPr="003872F5" w:rsidRDefault="0065192D" w:rsidP="00DF15D3">
            <w:pPr>
              <w:pStyle w:val="Celda"/>
            </w:pPr>
            <w:r w:rsidRPr="003872F5">
              <w:t>Campo</w:t>
            </w:r>
          </w:p>
        </w:tc>
        <w:tc>
          <w:tcPr>
            <w:tcW w:w="186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3BB1824" w14:textId="77777777" w:rsidR="0065192D" w:rsidRPr="003872F5" w:rsidRDefault="0065192D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360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B99EB14" w14:textId="77777777" w:rsidR="0065192D" w:rsidRPr="003872F5" w:rsidRDefault="0065192D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CA2976" w:rsidRPr="00532F07" w14:paraId="4BC37CCA" w14:textId="77777777" w:rsidTr="00F90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shd w:val="clear" w:color="auto" w:fill="auto"/>
          </w:tcPr>
          <w:p w14:paraId="2DE28FAA" w14:textId="2AF0F651" w:rsidR="005A39C8" w:rsidRDefault="005A39C8" w:rsidP="005A39C8">
            <w:pPr>
              <w:pStyle w:val="Celda"/>
              <w:rPr>
                <w:b w:val="0"/>
              </w:rPr>
            </w:pPr>
            <w:r>
              <w:rPr>
                <w:b w:val="0"/>
                <w:bCs w:val="0"/>
              </w:rPr>
              <w:t>Email</w:t>
            </w:r>
          </w:p>
        </w:tc>
        <w:tc>
          <w:tcPr>
            <w:tcW w:w="480" w:type="dxa"/>
            <w:shd w:val="clear" w:color="auto" w:fill="auto"/>
          </w:tcPr>
          <w:p w14:paraId="67AE2627" w14:textId="79264BE7" w:rsidR="005A39C8" w:rsidRPr="003872F5" w:rsidRDefault="005A39C8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UK</w:t>
            </w:r>
          </w:p>
        </w:tc>
        <w:tc>
          <w:tcPr>
            <w:tcW w:w="1867" w:type="dxa"/>
            <w:shd w:val="clear" w:color="auto" w:fill="auto"/>
          </w:tcPr>
          <w:p w14:paraId="1EFA8541" w14:textId="77777777" w:rsidR="005A39C8" w:rsidRPr="003872F5" w:rsidRDefault="005A39C8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7" w:type="dxa"/>
            <w:shd w:val="clear" w:color="auto" w:fill="auto"/>
          </w:tcPr>
          <w:p w14:paraId="0BD6D559" w14:textId="56744712" w:rsidR="005A39C8" w:rsidRDefault="00F90547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del usuario</w:t>
            </w:r>
          </w:p>
        </w:tc>
      </w:tr>
      <w:tr w:rsidR="00CA2976" w:rsidRPr="00532F07" w14:paraId="0B469431" w14:textId="77777777" w:rsidTr="00F90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shd w:val="clear" w:color="auto" w:fill="auto"/>
          </w:tcPr>
          <w:p w14:paraId="259739D6" w14:textId="6D70D3CC" w:rsidR="005A39C8" w:rsidRPr="00B62FA1" w:rsidRDefault="005A39C8" w:rsidP="005A39C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35928229" w14:textId="77777777" w:rsidR="005A39C8" w:rsidRPr="003872F5" w:rsidRDefault="005A39C8" w:rsidP="005A39C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867" w:type="dxa"/>
            <w:shd w:val="clear" w:color="auto" w:fill="auto"/>
          </w:tcPr>
          <w:p w14:paraId="50983A4E" w14:textId="77777777" w:rsidR="005A39C8" w:rsidRPr="003872F5" w:rsidRDefault="005A39C8" w:rsidP="005A39C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07" w:type="dxa"/>
            <w:shd w:val="clear" w:color="auto" w:fill="auto"/>
          </w:tcPr>
          <w:p w14:paraId="7B01B340" w14:textId="449CBAD6" w:rsidR="005A39C8" w:rsidRDefault="00F90547" w:rsidP="005A39C8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usuario</w:t>
            </w:r>
          </w:p>
        </w:tc>
      </w:tr>
      <w:tr w:rsidR="00CA2976" w:rsidRPr="00532F07" w14:paraId="1F79B6F4" w14:textId="77777777" w:rsidTr="00F90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6" w:type="dxa"/>
            <w:shd w:val="clear" w:color="auto" w:fill="auto"/>
          </w:tcPr>
          <w:p w14:paraId="2DAFCBAE" w14:textId="43A220A0" w:rsidR="005A39C8" w:rsidRPr="00B62FA1" w:rsidRDefault="00F90547" w:rsidP="005A39C8">
            <w:pPr>
              <w:pStyle w:val="Celda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RolId</w:t>
            </w:r>
          </w:p>
        </w:tc>
        <w:tc>
          <w:tcPr>
            <w:tcW w:w="480" w:type="dxa"/>
            <w:shd w:val="clear" w:color="auto" w:fill="auto"/>
          </w:tcPr>
          <w:p w14:paraId="4C25AEAC" w14:textId="0729114B" w:rsidR="005A39C8" w:rsidRPr="003872F5" w:rsidRDefault="00F90547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FK</w:t>
            </w:r>
          </w:p>
        </w:tc>
        <w:tc>
          <w:tcPr>
            <w:tcW w:w="1867" w:type="dxa"/>
            <w:shd w:val="clear" w:color="auto" w:fill="auto"/>
          </w:tcPr>
          <w:p w14:paraId="5CAADBDE" w14:textId="77777777" w:rsidR="005A39C8" w:rsidRPr="003872F5" w:rsidRDefault="005A39C8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07" w:type="dxa"/>
            <w:shd w:val="clear" w:color="auto" w:fill="auto"/>
          </w:tcPr>
          <w:p w14:paraId="21C1B642" w14:textId="73C918C4" w:rsidR="005A39C8" w:rsidRDefault="00F90547" w:rsidP="005A39C8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Identificador del rol</w:t>
            </w:r>
          </w:p>
        </w:tc>
      </w:tr>
    </w:tbl>
    <w:p w14:paraId="7061B6CA" w14:textId="09383EBE" w:rsidR="00AC3D59" w:rsidRDefault="00AC3D59" w:rsidP="00AC3D59">
      <w:pPr>
        <w:pStyle w:val="Ttulo2"/>
      </w:pPr>
      <w:bookmarkStart w:id="1223" w:name="_Toc128925293"/>
      <w:r>
        <w:t>Rol.</w:t>
      </w:r>
      <w:bookmarkEnd w:id="1223"/>
    </w:p>
    <w:p w14:paraId="6344A1AF" w14:textId="7AFCB281" w:rsidR="00AC3D59" w:rsidRDefault="00AC3D59" w:rsidP="00AC3D59">
      <w:r>
        <w:t xml:space="preserve">Rol con el que </w:t>
      </w:r>
      <w:r w:rsidR="0065192D">
        <w:t>e</w:t>
      </w:r>
      <w:r>
        <w:t>l usuario accede al sistema.</w:t>
      </w:r>
    </w:p>
    <w:tbl>
      <w:tblPr>
        <w:tblStyle w:val="Tablaconcuadrcula4-nfasis1"/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1"/>
        <w:gridCol w:w="480"/>
        <w:gridCol w:w="2142"/>
        <w:gridCol w:w="4477"/>
      </w:tblGrid>
      <w:tr w:rsidR="00AC3D59" w:rsidRPr="00202134" w14:paraId="038BF9E5" w14:textId="77777777" w:rsidTr="008D10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FBA8EA" w14:textId="31A98687" w:rsidR="00AC3D59" w:rsidRPr="00202134" w:rsidRDefault="00AC3D59" w:rsidP="00DF15D3">
            <w:pPr>
              <w:pStyle w:val="Prrafo"/>
              <w:rPr>
                <w:noProof/>
                <w:color w:val="auto"/>
              </w:rPr>
            </w:pPr>
            <w:r>
              <w:rPr>
                <w:noProof/>
                <w:color w:val="auto"/>
              </w:rPr>
              <w:t>Rol</w:t>
            </w:r>
          </w:p>
        </w:tc>
      </w:tr>
      <w:tr w:rsidR="00AC3D59" w:rsidRPr="003872F5" w14:paraId="62F9F58B" w14:textId="77777777" w:rsidTr="00DF15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1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BFE7459" w14:textId="77777777" w:rsidR="00AC3D59" w:rsidRPr="003872F5" w:rsidRDefault="00AC3D59" w:rsidP="00DF15D3">
            <w:pPr>
              <w:pStyle w:val="Celda"/>
            </w:pPr>
            <w:r w:rsidRPr="003872F5">
              <w:t>Campo</w:t>
            </w:r>
          </w:p>
        </w:tc>
        <w:tc>
          <w:tcPr>
            <w:tcW w:w="2142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BC24FF9" w14:textId="77777777" w:rsidR="00AC3D59" w:rsidRPr="003872F5" w:rsidRDefault="00AC3D59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Relaciones</w:t>
            </w:r>
          </w:p>
        </w:tc>
        <w:tc>
          <w:tcPr>
            <w:tcW w:w="4477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4882F4E6" w14:textId="77777777" w:rsidR="00AC3D59" w:rsidRPr="003872F5" w:rsidRDefault="00AC3D59" w:rsidP="00DF15D3">
            <w:pPr>
              <w:pStyle w:val="Cel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872F5">
              <w:rPr>
                <w:b/>
              </w:rPr>
              <w:t>Descripción</w:t>
            </w:r>
          </w:p>
        </w:tc>
      </w:tr>
      <w:tr w:rsidR="00AC3D59" w:rsidRPr="00532F07" w14:paraId="0F6CEC54" w14:textId="77777777" w:rsidTr="00DF15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1" w:type="dxa"/>
            <w:shd w:val="clear" w:color="auto" w:fill="auto"/>
          </w:tcPr>
          <w:p w14:paraId="2A4DB51B" w14:textId="77777777" w:rsidR="00AC3D59" w:rsidRDefault="00AC3D59" w:rsidP="00DF15D3">
            <w:pPr>
              <w:pStyle w:val="Celda"/>
              <w:rPr>
                <w:b w:val="0"/>
              </w:rPr>
            </w:pPr>
            <w:r>
              <w:rPr>
                <w:b w:val="0"/>
              </w:rPr>
              <w:t>Name</w:t>
            </w:r>
          </w:p>
        </w:tc>
        <w:tc>
          <w:tcPr>
            <w:tcW w:w="480" w:type="dxa"/>
            <w:shd w:val="clear" w:color="auto" w:fill="auto"/>
          </w:tcPr>
          <w:p w14:paraId="02299DF6" w14:textId="77777777" w:rsidR="00AC3D59" w:rsidRPr="003872F5" w:rsidRDefault="00AC3D59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142" w:type="dxa"/>
            <w:shd w:val="clear" w:color="auto" w:fill="auto"/>
          </w:tcPr>
          <w:p w14:paraId="119D8EFB" w14:textId="77777777" w:rsidR="00AC3D59" w:rsidRPr="003872F5" w:rsidRDefault="00AC3D59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77" w:type="dxa"/>
            <w:shd w:val="clear" w:color="auto" w:fill="auto"/>
          </w:tcPr>
          <w:p w14:paraId="6482F7E5" w14:textId="77777777" w:rsidR="00AC3D59" w:rsidRDefault="00AC3D59" w:rsidP="00DF15D3">
            <w:pPr>
              <w:pStyle w:val="Cel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tipo de identificación</w:t>
            </w:r>
          </w:p>
        </w:tc>
      </w:tr>
    </w:tbl>
    <w:p w14:paraId="3E4ECED6" w14:textId="77777777" w:rsidR="00AC3D59" w:rsidRDefault="00AC3D59" w:rsidP="00335916">
      <w:pPr>
        <w:pStyle w:val="Prrafo"/>
      </w:pPr>
    </w:p>
    <w:sectPr w:rsidR="00AC3D59" w:rsidSect="007D2FAC">
      <w:headerReference w:type="default" r:id="rId25"/>
      <w:footerReference w:type="default" r:id="rId26"/>
      <w:pgSz w:w="11906" w:h="16838" w:code="9"/>
      <w:pgMar w:top="1418" w:right="1418" w:bottom="1701" w:left="1418" w:header="454" w:footer="454" w:gutter="0"/>
      <w:cols w:space="720"/>
      <w:formProt w:val="0"/>
      <w:titlePg/>
      <w:docGrid w:linePitch="440" w:charSpace="4915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14" w:author="Alejandro André" w:date="2023-03-11T20:04:00Z" w:initials="AA">
    <w:p w14:paraId="75253DB6" w14:textId="77777777" w:rsidR="000968EB" w:rsidRDefault="000968EB" w:rsidP="00322DFD">
      <w:pPr>
        <w:pStyle w:val="Textocomentario"/>
      </w:pPr>
      <w:r>
        <w:rPr>
          <w:rStyle w:val="Refdecomentario"/>
        </w:rPr>
        <w:annotationRef/>
      </w:r>
      <w:r>
        <w:t>Probablemente eliminar esta tabla</w:t>
      </w:r>
    </w:p>
  </w:comment>
  <w:comment w:id="717" w:author="Alejandro André" w:date="2023-03-11T20:04:00Z" w:initials="AA">
    <w:p w14:paraId="7BD1405F" w14:textId="77777777" w:rsidR="000968EB" w:rsidRDefault="000968EB" w:rsidP="002961E4">
      <w:pPr>
        <w:pStyle w:val="Textocomentario"/>
      </w:pPr>
      <w:r>
        <w:rPr>
          <w:rStyle w:val="Refdecomentario"/>
        </w:rPr>
        <w:annotationRef/>
      </w:r>
      <w:r>
        <w:t>Probablemente eliminar esta tabla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253DB6" w15:done="0"/>
  <w15:commentEx w15:paraId="7BD1405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75D41" w16cex:dateUtc="2023-03-11T19:04:00Z"/>
  <w16cex:commentExtensible w16cex:durableId="27B75D56" w16cex:dateUtc="2023-03-11T1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253DB6" w16cid:durableId="27B75D41"/>
  <w16cid:commentId w16cid:paraId="7BD1405F" w16cid:durableId="27B75D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70D00" w14:textId="77777777" w:rsidR="00767991" w:rsidRDefault="00767991" w:rsidP="00084A64">
      <w:r>
        <w:separator/>
      </w:r>
    </w:p>
    <w:p w14:paraId="073A76AB" w14:textId="77777777" w:rsidR="00767991" w:rsidRDefault="00767991"/>
  </w:endnote>
  <w:endnote w:type="continuationSeparator" w:id="0">
    <w:p w14:paraId="0B380BCC" w14:textId="77777777" w:rsidR="00767991" w:rsidRDefault="00767991" w:rsidP="00084A64">
      <w:r>
        <w:continuationSeparator/>
      </w:r>
    </w:p>
    <w:p w14:paraId="00294590" w14:textId="77777777" w:rsidR="00767991" w:rsidRDefault="00767991"/>
  </w:endnote>
  <w:endnote w:type="continuationNotice" w:id="1">
    <w:p w14:paraId="215B853B" w14:textId="77777777" w:rsidR="00767991" w:rsidRDefault="00767991" w:rsidP="00084A64"/>
    <w:p w14:paraId="4F12E38D" w14:textId="77777777" w:rsidR="00767991" w:rsidRDefault="007679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Symbol">
    <w:altName w:val="MS Gothic"/>
    <w:charset w:val="80"/>
    <w:family w:val="auto"/>
    <w:pitch w:val="variable"/>
  </w:font>
  <w:font w:name="WenQuanYi Micro Hei">
    <w:altName w:val="MS Gothic"/>
    <w:panose1 w:val="00000000000000000000"/>
    <w:charset w:val="00"/>
    <w:family w:val="roman"/>
    <w:notTrueType/>
    <w:pitch w:val="default"/>
  </w:font>
  <w:font w:name="Lohit Hindi">
    <w:altName w:val="MS Gothic"/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;Courier New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6342C" w14:textId="20141F8D" w:rsidR="007545B3" w:rsidRPr="00A40686" w:rsidRDefault="007545B3" w:rsidP="00A40686">
    <w:pPr>
      <w:pStyle w:val="Piedepgina"/>
    </w:pPr>
    <w:r w:rsidRPr="00B26AD6">
      <w:rPr>
        <w:rStyle w:val="KeywordCar"/>
        <w:b/>
        <w:bCs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1BE8C57" wp14:editId="22E2B283">
              <wp:simplePos x="0" y="0"/>
              <wp:positionH relativeFrom="margin">
                <wp:align>left</wp:align>
              </wp:positionH>
              <wp:positionV relativeFrom="paragraph">
                <wp:posOffset>-71755</wp:posOffset>
              </wp:positionV>
              <wp:extent cx="5762625" cy="0"/>
              <wp:effectExtent l="0" t="0" r="0" b="0"/>
              <wp:wrapNone/>
              <wp:docPr id="17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D77391" id="Conector recto 17" o:spid="_x0000_s1026" style="position:absolute;z-index:251655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5.65pt" to="453.75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" strokecolor="#414573">
              <w10:wrap anchorx="margin"/>
            </v:line>
          </w:pict>
        </mc:Fallback>
      </mc:AlternateContent>
    </w:r>
    <w:r w:rsidR="00B26AD6" w:rsidRPr="00B26AD6">
      <w:rPr>
        <w:rStyle w:val="KeywordCar"/>
        <w:b/>
        <w:bCs/>
      </w:rPr>
      <w:t>Cotown</w:t>
    </w:r>
    <w:r w:rsidR="00B26AD6">
      <w:rPr>
        <w:b/>
      </w:rPr>
      <w:t xml:space="preserve"> Nuevo CORE</w:t>
    </w:r>
    <w:r w:rsidR="00F978B7">
      <w:rPr>
        <w:b/>
      </w:rPr>
      <w:t xml:space="preserve"> </w:t>
    </w:r>
    <w:r w:rsidR="006F5A80">
      <w:t>–</w:t>
    </w:r>
    <w:r w:rsidR="00CF25D9">
      <w:t xml:space="preserve"> </w:t>
    </w:r>
    <w:r w:rsidR="00A46D45">
      <w:t>Modelo de Datos</w:t>
    </w:r>
    <w:r w:rsidRPr="00A40686">
      <w:tab/>
      <w:t>P</w:t>
    </w:r>
    <w:r w:rsidR="00124B37" w:rsidRPr="00A40686">
      <w:t>á</w:t>
    </w:r>
    <w:r w:rsidRPr="00A40686">
      <w:t>g</w:t>
    </w:r>
    <w:r w:rsidR="00124B37" w:rsidRPr="00A40686">
      <w:t>ina</w:t>
    </w:r>
    <w:r w:rsidRPr="00A40686">
      <w:t xml:space="preserve"> </w:t>
    </w:r>
    <w:r w:rsidRPr="00A40686">
      <w:fldChar w:fldCharType="begin"/>
    </w:r>
    <w:r w:rsidRPr="00A40686">
      <w:instrText>PAGE   \* MERGEFORMAT</w:instrText>
    </w:r>
    <w:r w:rsidRPr="00A40686">
      <w:fldChar w:fldCharType="separate"/>
    </w:r>
    <w:r w:rsidRPr="00A40686">
      <w:rPr>
        <w:noProof/>
      </w:rPr>
      <w:t>20</w:t>
    </w:r>
    <w:r w:rsidRPr="00A4068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54FD2" w14:textId="77777777" w:rsidR="00767991" w:rsidRDefault="00767991" w:rsidP="00084A64">
      <w:r>
        <w:separator/>
      </w:r>
    </w:p>
    <w:p w14:paraId="3FA3E210" w14:textId="77777777" w:rsidR="00767991" w:rsidRDefault="00767991"/>
  </w:footnote>
  <w:footnote w:type="continuationSeparator" w:id="0">
    <w:p w14:paraId="454B5BF4" w14:textId="77777777" w:rsidR="00767991" w:rsidRDefault="00767991" w:rsidP="00084A64">
      <w:r>
        <w:continuationSeparator/>
      </w:r>
    </w:p>
    <w:p w14:paraId="77137E59" w14:textId="77777777" w:rsidR="00767991" w:rsidRDefault="00767991"/>
  </w:footnote>
  <w:footnote w:type="continuationNotice" w:id="1">
    <w:p w14:paraId="3E74A06B" w14:textId="77777777" w:rsidR="00767991" w:rsidRDefault="00767991" w:rsidP="00084A64"/>
    <w:p w14:paraId="1B3AF00E" w14:textId="77777777" w:rsidR="00767991" w:rsidRDefault="007679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BC7E5" w14:textId="38B3CEAB" w:rsidR="005D29FE" w:rsidRDefault="0084198E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  <w:r w:rsidRPr="00201019">
      <w:rPr>
        <w:rFonts w:ascii="Roboto" w:hAnsi="Roboto"/>
        <w:noProof/>
      </w:rPr>
      <w:drawing>
        <wp:anchor distT="0" distB="0" distL="114300" distR="114300" simplePos="0" relativeHeight="251658752" behindDoc="0" locked="0" layoutInCell="1" allowOverlap="1" wp14:anchorId="26DA7E56" wp14:editId="2EEE3291">
          <wp:simplePos x="0" y="0"/>
          <wp:positionH relativeFrom="column">
            <wp:posOffset>4389120</wp:posOffset>
          </wp:positionH>
          <wp:positionV relativeFrom="paragraph">
            <wp:posOffset>191338</wp:posOffset>
          </wp:positionV>
          <wp:extent cx="1415043" cy="404854"/>
          <wp:effectExtent l="0" t="0" r="0" b="0"/>
          <wp:wrapNone/>
          <wp:docPr id="12" name="Imagen 12" descr="Imagen que contiene pla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plat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0"/>
                  <a:stretch/>
                </pic:blipFill>
                <pic:spPr bwMode="auto">
                  <a:xfrm>
                    <a:off x="0" y="0"/>
                    <a:ext cx="1415043" cy="4048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45EA">
      <w:rPr>
        <w:rFonts w:ascii="Roboto" w:hAnsi="Roboto"/>
        <w:noProof/>
      </w:rPr>
      <w:drawing>
        <wp:anchor distT="0" distB="0" distL="114300" distR="114300" simplePos="0" relativeHeight="251657728" behindDoc="0" locked="0" layoutInCell="1" allowOverlap="1" wp14:anchorId="576D477C" wp14:editId="7D699A1F">
          <wp:simplePos x="0" y="0"/>
          <wp:positionH relativeFrom="margin">
            <wp:posOffset>43180</wp:posOffset>
          </wp:positionH>
          <wp:positionV relativeFrom="paragraph">
            <wp:posOffset>112725</wp:posOffset>
          </wp:positionV>
          <wp:extent cx="1221638" cy="479966"/>
          <wp:effectExtent l="0" t="0" r="0" b="0"/>
          <wp:wrapNone/>
          <wp:docPr id="13" name="Imagen 13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1638" cy="4799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262752" w14:textId="1B103BC9" w:rsidR="007545B3" w:rsidRPr="00584F03" w:rsidRDefault="007545B3" w:rsidP="00B7733C">
    <w:pPr>
      <w:pStyle w:val="Predeterminado"/>
      <w:tabs>
        <w:tab w:val="clear" w:pos="708"/>
        <w:tab w:val="right" w:pos="13719"/>
      </w:tabs>
      <w:jc w:val="left"/>
      <w:rPr>
        <w:rFonts w:ascii="Roboto" w:hAnsi="Roboto" w:cs="Arial"/>
        <w:color w:val="000000"/>
      </w:rPr>
    </w:pPr>
  </w:p>
  <w:p w14:paraId="0FBF6602" w14:textId="271D2C14" w:rsidR="007545B3" w:rsidRPr="00B7733C" w:rsidRDefault="007545B3" w:rsidP="004334CE">
    <w:pPr>
      <w:pStyle w:val="Encabezamiento"/>
      <w:rPr>
        <w:lang w:val="en-US"/>
      </w:rPr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B17A17" wp14:editId="0FD49A69">
              <wp:simplePos x="0" y="0"/>
              <wp:positionH relativeFrom="margin">
                <wp:align>left</wp:align>
              </wp:positionH>
              <wp:positionV relativeFrom="paragraph">
                <wp:posOffset>33655</wp:posOffset>
              </wp:positionV>
              <wp:extent cx="5762625" cy="0"/>
              <wp:effectExtent l="0" t="0" r="0" b="0"/>
              <wp:wrapNone/>
              <wp:docPr id="8" name="Conector rec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rgbClr val="414573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2BC3E9D" id="Conector recto 8" o:spid="_x0000_s1026" style="position:absolute;z-index:2516567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2.65pt" to="453.7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" strokecolor="#414573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3CFE"/>
    <w:multiLevelType w:val="multilevel"/>
    <w:tmpl w:val="3864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F1632E"/>
    <w:multiLevelType w:val="multilevel"/>
    <w:tmpl w:val="61F08CD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Encabezad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Encabezad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Encabezad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Encabezado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Encabezado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Encabezado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Encabezado8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Encabezado9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C637D27"/>
    <w:multiLevelType w:val="hybridMultilevel"/>
    <w:tmpl w:val="54B89744"/>
    <w:lvl w:ilvl="0" w:tplc="92DC6994">
      <w:start w:val="1"/>
      <w:numFmt w:val="decimal"/>
      <w:pStyle w:val="Requisitos"/>
      <w:lvlText w:val="RF%1."/>
      <w:lvlJc w:val="left"/>
      <w:pPr>
        <w:ind w:left="360" w:hanging="360"/>
      </w:pPr>
      <w:rPr>
        <w:rFonts w:hint="default"/>
        <w:b/>
        <w:i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39796D"/>
    <w:multiLevelType w:val="multilevel"/>
    <w:tmpl w:val="CB3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F091C3B"/>
    <w:multiLevelType w:val="multilevel"/>
    <w:tmpl w:val="3C9809CC"/>
    <w:lvl w:ilvl="0">
      <w:start w:val="1"/>
      <w:numFmt w:val="decimal"/>
      <w:lvlText w:val="%1"/>
      <w:lvlJc w:val="left"/>
      <w:pPr>
        <w:ind w:left="4969" w:hanging="432"/>
      </w:pPr>
    </w:lvl>
    <w:lvl w:ilvl="1">
      <w:start w:val="1"/>
      <w:numFmt w:val="decimal"/>
      <w:lvlText w:val="%1.%2"/>
      <w:lvlJc w:val="left"/>
      <w:pPr>
        <w:ind w:left="2452" w:hanging="576"/>
      </w:pPr>
    </w:lvl>
    <w:lvl w:ilvl="2">
      <w:start w:val="1"/>
      <w:numFmt w:val="decimal"/>
      <w:lvlText w:val="%1.%2.%3"/>
      <w:lvlJc w:val="left"/>
      <w:pPr>
        <w:ind w:left="7133" w:hanging="720"/>
      </w:pPr>
    </w:lvl>
    <w:lvl w:ilvl="3">
      <w:start w:val="1"/>
      <w:numFmt w:val="decimal"/>
      <w:lvlText w:val="%1.%2.%3.%4"/>
      <w:lvlJc w:val="left"/>
      <w:pPr>
        <w:ind w:left="1748" w:hanging="864"/>
      </w:pPr>
    </w:lvl>
    <w:lvl w:ilvl="4">
      <w:start w:val="1"/>
      <w:numFmt w:val="decimal"/>
      <w:lvlText w:val="%1.%2.%3.%4.%5"/>
      <w:lvlJc w:val="left"/>
      <w:pPr>
        <w:ind w:left="1892" w:hanging="1008"/>
      </w:pPr>
    </w:lvl>
    <w:lvl w:ilvl="5">
      <w:start w:val="1"/>
      <w:numFmt w:val="decimal"/>
      <w:lvlText w:val="%1.%2.%3.%4.%5.%6"/>
      <w:lvlJc w:val="left"/>
      <w:pPr>
        <w:ind w:left="2036" w:hanging="1152"/>
      </w:pPr>
    </w:lvl>
    <w:lvl w:ilvl="6">
      <w:start w:val="1"/>
      <w:numFmt w:val="decimal"/>
      <w:lvlText w:val="%1.%2.%3.%4.%5.%6.%7"/>
      <w:lvlJc w:val="left"/>
      <w:pPr>
        <w:ind w:left="2180" w:hanging="1296"/>
      </w:pPr>
    </w:lvl>
    <w:lvl w:ilvl="7">
      <w:start w:val="1"/>
      <w:numFmt w:val="decimal"/>
      <w:lvlText w:val="%1.%2.%3.%4.%5.%6.%7.%8"/>
      <w:lvlJc w:val="left"/>
      <w:pPr>
        <w:ind w:left="2324" w:hanging="1440"/>
      </w:pPr>
    </w:lvl>
    <w:lvl w:ilvl="8">
      <w:start w:val="1"/>
      <w:numFmt w:val="decimal"/>
      <w:lvlText w:val="%1.%2.%3.%4.%5.%6.%7.%8.%9"/>
      <w:lvlJc w:val="left"/>
      <w:pPr>
        <w:ind w:left="2468" w:hanging="1584"/>
      </w:pPr>
    </w:lvl>
  </w:abstractNum>
  <w:abstractNum w:abstractNumId="5" w15:restartNumberingAfterBreak="0">
    <w:nsid w:val="658448D4"/>
    <w:multiLevelType w:val="multilevel"/>
    <w:tmpl w:val="D242C81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852BA4"/>
    <w:multiLevelType w:val="multilevel"/>
    <w:tmpl w:val="BA24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A1906AA"/>
    <w:multiLevelType w:val="hybridMultilevel"/>
    <w:tmpl w:val="53007A42"/>
    <w:lvl w:ilvl="0" w:tplc="E016715A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00BB9"/>
    <w:multiLevelType w:val="multilevel"/>
    <w:tmpl w:val="0DA25F9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28"/>
        </w:tabs>
        <w:ind w:left="4828" w:hanging="576"/>
      </w:pPr>
      <w:rPr>
        <w:rFonts w:hint="default"/>
        <w:sz w:val="24"/>
      </w:rPr>
    </w:lvl>
    <w:lvl w:ilvl="2">
      <w:start w:val="1"/>
      <w:numFmt w:val="decimal"/>
      <w:suff w:val="space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7A3E76E2"/>
    <w:multiLevelType w:val="multilevel"/>
    <w:tmpl w:val="3268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8596448">
    <w:abstractNumId w:val="1"/>
  </w:num>
  <w:num w:numId="2" w16cid:durableId="997002339">
    <w:abstractNumId w:val="2"/>
  </w:num>
  <w:num w:numId="3" w16cid:durableId="1058553656">
    <w:abstractNumId w:val="7"/>
  </w:num>
  <w:num w:numId="4" w16cid:durableId="13358378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6759866">
    <w:abstractNumId w:val="5"/>
  </w:num>
  <w:num w:numId="6" w16cid:durableId="1158501235">
    <w:abstractNumId w:val="3"/>
  </w:num>
  <w:num w:numId="7" w16cid:durableId="928848907">
    <w:abstractNumId w:val="6"/>
  </w:num>
  <w:num w:numId="8" w16cid:durableId="973290626">
    <w:abstractNumId w:val="0"/>
  </w:num>
  <w:num w:numId="9" w16cid:durableId="1524830642">
    <w:abstractNumId w:val="4"/>
  </w:num>
  <w:num w:numId="10" w16cid:durableId="1762750115">
    <w:abstractNumId w:val="9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ejandro André">
    <w15:presenceInfo w15:providerId="Windows Live" w15:userId="07dae84afc6a2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linkStyles/>
  <w:trackRevision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911"/>
    <w:rsid w:val="0000087F"/>
    <w:rsid w:val="000008EF"/>
    <w:rsid w:val="00000ADC"/>
    <w:rsid w:val="00000D22"/>
    <w:rsid w:val="0000141C"/>
    <w:rsid w:val="0000142F"/>
    <w:rsid w:val="00001A17"/>
    <w:rsid w:val="00001A2F"/>
    <w:rsid w:val="00001C8A"/>
    <w:rsid w:val="00001D26"/>
    <w:rsid w:val="00002260"/>
    <w:rsid w:val="0000241C"/>
    <w:rsid w:val="000030BF"/>
    <w:rsid w:val="000033AB"/>
    <w:rsid w:val="000034BD"/>
    <w:rsid w:val="000039D8"/>
    <w:rsid w:val="000040F3"/>
    <w:rsid w:val="000042FA"/>
    <w:rsid w:val="000043C9"/>
    <w:rsid w:val="00004ECF"/>
    <w:rsid w:val="00004F30"/>
    <w:rsid w:val="00004F60"/>
    <w:rsid w:val="000053C9"/>
    <w:rsid w:val="00005413"/>
    <w:rsid w:val="0000579F"/>
    <w:rsid w:val="00005BF9"/>
    <w:rsid w:val="00006202"/>
    <w:rsid w:val="0000763F"/>
    <w:rsid w:val="00007930"/>
    <w:rsid w:val="00007C3C"/>
    <w:rsid w:val="00007DC8"/>
    <w:rsid w:val="00010B5B"/>
    <w:rsid w:val="00010E8A"/>
    <w:rsid w:val="00010F7E"/>
    <w:rsid w:val="00010FA8"/>
    <w:rsid w:val="00010FDD"/>
    <w:rsid w:val="0001105A"/>
    <w:rsid w:val="00011400"/>
    <w:rsid w:val="0001182D"/>
    <w:rsid w:val="00011B0C"/>
    <w:rsid w:val="00011B21"/>
    <w:rsid w:val="00011FC8"/>
    <w:rsid w:val="000126D6"/>
    <w:rsid w:val="00012738"/>
    <w:rsid w:val="00012F0C"/>
    <w:rsid w:val="000135D0"/>
    <w:rsid w:val="00013C47"/>
    <w:rsid w:val="00013C9A"/>
    <w:rsid w:val="00014F9F"/>
    <w:rsid w:val="00016BDC"/>
    <w:rsid w:val="00017057"/>
    <w:rsid w:val="0001712F"/>
    <w:rsid w:val="00017717"/>
    <w:rsid w:val="00017DB2"/>
    <w:rsid w:val="000200B2"/>
    <w:rsid w:val="000204D4"/>
    <w:rsid w:val="00020BD5"/>
    <w:rsid w:val="000217F0"/>
    <w:rsid w:val="00021C2F"/>
    <w:rsid w:val="00021D64"/>
    <w:rsid w:val="000220DA"/>
    <w:rsid w:val="00022B45"/>
    <w:rsid w:val="00022CB0"/>
    <w:rsid w:val="0002376F"/>
    <w:rsid w:val="000237BE"/>
    <w:rsid w:val="00023A64"/>
    <w:rsid w:val="00023D42"/>
    <w:rsid w:val="000242B7"/>
    <w:rsid w:val="000247D1"/>
    <w:rsid w:val="00024DB6"/>
    <w:rsid w:val="00024ED8"/>
    <w:rsid w:val="0002539C"/>
    <w:rsid w:val="00025CED"/>
    <w:rsid w:val="00026134"/>
    <w:rsid w:val="0002663A"/>
    <w:rsid w:val="00026744"/>
    <w:rsid w:val="00026818"/>
    <w:rsid w:val="0002740C"/>
    <w:rsid w:val="00027F3F"/>
    <w:rsid w:val="000302C2"/>
    <w:rsid w:val="00030335"/>
    <w:rsid w:val="000306A9"/>
    <w:rsid w:val="00030751"/>
    <w:rsid w:val="0003087E"/>
    <w:rsid w:val="00030F4B"/>
    <w:rsid w:val="00031A60"/>
    <w:rsid w:val="00031E11"/>
    <w:rsid w:val="00032091"/>
    <w:rsid w:val="00032113"/>
    <w:rsid w:val="0003270C"/>
    <w:rsid w:val="00032A2C"/>
    <w:rsid w:val="00032D98"/>
    <w:rsid w:val="00032FBD"/>
    <w:rsid w:val="000333E6"/>
    <w:rsid w:val="00033FB2"/>
    <w:rsid w:val="000350EC"/>
    <w:rsid w:val="0003565E"/>
    <w:rsid w:val="00035ECD"/>
    <w:rsid w:val="0003636F"/>
    <w:rsid w:val="0003646A"/>
    <w:rsid w:val="00036504"/>
    <w:rsid w:val="000368DF"/>
    <w:rsid w:val="000368F9"/>
    <w:rsid w:val="00036D35"/>
    <w:rsid w:val="00037599"/>
    <w:rsid w:val="00037C27"/>
    <w:rsid w:val="00037E5D"/>
    <w:rsid w:val="00040961"/>
    <w:rsid w:val="00040B04"/>
    <w:rsid w:val="00040D76"/>
    <w:rsid w:val="0004110C"/>
    <w:rsid w:val="0004120B"/>
    <w:rsid w:val="0004138E"/>
    <w:rsid w:val="00041740"/>
    <w:rsid w:val="000417C0"/>
    <w:rsid w:val="00041B84"/>
    <w:rsid w:val="000423F5"/>
    <w:rsid w:val="00042466"/>
    <w:rsid w:val="00043126"/>
    <w:rsid w:val="000437D4"/>
    <w:rsid w:val="00043F1E"/>
    <w:rsid w:val="00043FE1"/>
    <w:rsid w:val="0004407C"/>
    <w:rsid w:val="00044126"/>
    <w:rsid w:val="000450A0"/>
    <w:rsid w:val="000451E4"/>
    <w:rsid w:val="000455B1"/>
    <w:rsid w:val="0004601A"/>
    <w:rsid w:val="00046156"/>
    <w:rsid w:val="0004639D"/>
    <w:rsid w:val="000465F2"/>
    <w:rsid w:val="00046E74"/>
    <w:rsid w:val="000472BD"/>
    <w:rsid w:val="00047775"/>
    <w:rsid w:val="00047917"/>
    <w:rsid w:val="00047BC5"/>
    <w:rsid w:val="00047E6F"/>
    <w:rsid w:val="00050067"/>
    <w:rsid w:val="000500F8"/>
    <w:rsid w:val="00050352"/>
    <w:rsid w:val="0005039B"/>
    <w:rsid w:val="0005078C"/>
    <w:rsid w:val="00050FDE"/>
    <w:rsid w:val="000519D9"/>
    <w:rsid w:val="00051EAB"/>
    <w:rsid w:val="00052166"/>
    <w:rsid w:val="00052558"/>
    <w:rsid w:val="00052B3A"/>
    <w:rsid w:val="000538BA"/>
    <w:rsid w:val="00053A20"/>
    <w:rsid w:val="00053B76"/>
    <w:rsid w:val="0005414A"/>
    <w:rsid w:val="000543C5"/>
    <w:rsid w:val="00054F54"/>
    <w:rsid w:val="00055913"/>
    <w:rsid w:val="00055946"/>
    <w:rsid w:val="0005604D"/>
    <w:rsid w:val="00056903"/>
    <w:rsid w:val="00057585"/>
    <w:rsid w:val="0005760D"/>
    <w:rsid w:val="00060069"/>
    <w:rsid w:val="000601BB"/>
    <w:rsid w:val="00060848"/>
    <w:rsid w:val="000609A6"/>
    <w:rsid w:val="000610E9"/>
    <w:rsid w:val="000610ED"/>
    <w:rsid w:val="0006198B"/>
    <w:rsid w:val="00061E37"/>
    <w:rsid w:val="000620CD"/>
    <w:rsid w:val="00062B4B"/>
    <w:rsid w:val="000634EB"/>
    <w:rsid w:val="000638B0"/>
    <w:rsid w:val="0006440F"/>
    <w:rsid w:val="00064A48"/>
    <w:rsid w:val="00064AE5"/>
    <w:rsid w:val="00064BB3"/>
    <w:rsid w:val="00064DEB"/>
    <w:rsid w:val="00065477"/>
    <w:rsid w:val="0006594F"/>
    <w:rsid w:val="000668A0"/>
    <w:rsid w:val="00066F11"/>
    <w:rsid w:val="000670EB"/>
    <w:rsid w:val="00067631"/>
    <w:rsid w:val="00067AEF"/>
    <w:rsid w:val="00067F82"/>
    <w:rsid w:val="00070195"/>
    <w:rsid w:val="000705D4"/>
    <w:rsid w:val="00070745"/>
    <w:rsid w:val="0007120C"/>
    <w:rsid w:val="00071736"/>
    <w:rsid w:val="00071AE1"/>
    <w:rsid w:val="0007226B"/>
    <w:rsid w:val="00072956"/>
    <w:rsid w:val="00072FE5"/>
    <w:rsid w:val="00073032"/>
    <w:rsid w:val="000731EC"/>
    <w:rsid w:val="00073512"/>
    <w:rsid w:val="00073609"/>
    <w:rsid w:val="00073B7B"/>
    <w:rsid w:val="00073E6B"/>
    <w:rsid w:val="00073EA7"/>
    <w:rsid w:val="00074819"/>
    <w:rsid w:val="00074828"/>
    <w:rsid w:val="00074DAA"/>
    <w:rsid w:val="00075508"/>
    <w:rsid w:val="00075A0D"/>
    <w:rsid w:val="000760AB"/>
    <w:rsid w:val="00076418"/>
    <w:rsid w:val="000766BE"/>
    <w:rsid w:val="00077735"/>
    <w:rsid w:val="00077A73"/>
    <w:rsid w:val="00077B27"/>
    <w:rsid w:val="00077EE7"/>
    <w:rsid w:val="00080792"/>
    <w:rsid w:val="000808E3"/>
    <w:rsid w:val="00080AB2"/>
    <w:rsid w:val="00080F1A"/>
    <w:rsid w:val="000814E9"/>
    <w:rsid w:val="00081820"/>
    <w:rsid w:val="00081A7F"/>
    <w:rsid w:val="00081B25"/>
    <w:rsid w:val="00082745"/>
    <w:rsid w:val="000829BC"/>
    <w:rsid w:val="00082B23"/>
    <w:rsid w:val="00082D70"/>
    <w:rsid w:val="00082E16"/>
    <w:rsid w:val="00082ECF"/>
    <w:rsid w:val="000841EE"/>
    <w:rsid w:val="00084A64"/>
    <w:rsid w:val="00084DEB"/>
    <w:rsid w:val="000854D2"/>
    <w:rsid w:val="00085822"/>
    <w:rsid w:val="00086773"/>
    <w:rsid w:val="00086BB1"/>
    <w:rsid w:val="00086E87"/>
    <w:rsid w:val="00087481"/>
    <w:rsid w:val="00087E4A"/>
    <w:rsid w:val="00090006"/>
    <w:rsid w:val="00090B12"/>
    <w:rsid w:val="0009102B"/>
    <w:rsid w:val="00091BEB"/>
    <w:rsid w:val="00091C53"/>
    <w:rsid w:val="0009204F"/>
    <w:rsid w:val="00092DA8"/>
    <w:rsid w:val="00093FDA"/>
    <w:rsid w:val="0009492C"/>
    <w:rsid w:val="000952FA"/>
    <w:rsid w:val="000957EF"/>
    <w:rsid w:val="00095BAB"/>
    <w:rsid w:val="000962EC"/>
    <w:rsid w:val="000968EB"/>
    <w:rsid w:val="00096B2F"/>
    <w:rsid w:val="00096FF1"/>
    <w:rsid w:val="00097175"/>
    <w:rsid w:val="00097363"/>
    <w:rsid w:val="00097393"/>
    <w:rsid w:val="00097960"/>
    <w:rsid w:val="00097A2F"/>
    <w:rsid w:val="00097AED"/>
    <w:rsid w:val="000A052F"/>
    <w:rsid w:val="000A0708"/>
    <w:rsid w:val="000A075F"/>
    <w:rsid w:val="000A0BC4"/>
    <w:rsid w:val="000A0F1B"/>
    <w:rsid w:val="000A10D1"/>
    <w:rsid w:val="000A11AF"/>
    <w:rsid w:val="000A1856"/>
    <w:rsid w:val="000A18DC"/>
    <w:rsid w:val="000A1919"/>
    <w:rsid w:val="000A1A9E"/>
    <w:rsid w:val="000A1BD4"/>
    <w:rsid w:val="000A2404"/>
    <w:rsid w:val="000A2526"/>
    <w:rsid w:val="000A2774"/>
    <w:rsid w:val="000A2CD2"/>
    <w:rsid w:val="000A316D"/>
    <w:rsid w:val="000A3428"/>
    <w:rsid w:val="000A3D04"/>
    <w:rsid w:val="000A3EC5"/>
    <w:rsid w:val="000A4594"/>
    <w:rsid w:val="000A4597"/>
    <w:rsid w:val="000A4AF1"/>
    <w:rsid w:val="000A4FA5"/>
    <w:rsid w:val="000A63D5"/>
    <w:rsid w:val="000A6F19"/>
    <w:rsid w:val="000A709B"/>
    <w:rsid w:val="000A7837"/>
    <w:rsid w:val="000A78A5"/>
    <w:rsid w:val="000A7ED2"/>
    <w:rsid w:val="000B02AC"/>
    <w:rsid w:val="000B0DE1"/>
    <w:rsid w:val="000B0E69"/>
    <w:rsid w:val="000B1755"/>
    <w:rsid w:val="000B1765"/>
    <w:rsid w:val="000B2F7F"/>
    <w:rsid w:val="000B3454"/>
    <w:rsid w:val="000B36BB"/>
    <w:rsid w:val="000B3A02"/>
    <w:rsid w:val="000B4003"/>
    <w:rsid w:val="000B4ED0"/>
    <w:rsid w:val="000B5107"/>
    <w:rsid w:val="000B5597"/>
    <w:rsid w:val="000B59B9"/>
    <w:rsid w:val="000B5C84"/>
    <w:rsid w:val="000B5E19"/>
    <w:rsid w:val="000B6724"/>
    <w:rsid w:val="000B6729"/>
    <w:rsid w:val="000B7BC1"/>
    <w:rsid w:val="000B7C05"/>
    <w:rsid w:val="000C0A70"/>
    <w:rsid w:val="000C0E95"/>
    <w:rsid w:val="000C1712"/>
    <w:rsid w:val="000C1B02"/>
    <w:rsid w:val="000C1EA2"/>
    <w:rsid w:val="000C289D"/>
    <w:rsid w:val="000C29A7"/>
    <w:rsid w:val="000C31D8"/>
    <w:rsid w:val="000C332C"/>
    <w:rsid w:val="000C34D8"/>
    <w:rsid w:val="000C34E4"/>
    <w:rsid w:val="000C3828"/>
    <w:rsid w:val="000C3E56"/>
    <w:rsid w:val="000C4F81"/>
    <w:rsid w:val="000C5241"/>
    <w:rsid w:val="000C5AD3"/>
    <w:rsid w:val="000C682D"/>
    <w:rsid w:val="000C68B3"/>
    <w:rsid w:val="000C74D4"/>
    <w:rsid w:val="000D0257"/>
    <w:rsid w:val="000D0726"/>
    <w:rsid w:val="000D0801"/>
    <w:rsid w:val="000D08CB"/>
    <w:rsid w:val="000D0955"/>
    <w:rsid w:val="000D0BDE"/>
    <w:rsid w:val="000D1A1A"/>
    <w:rsid w:val="000D3241"/>
    <w:rsid w:val="000D3407"/>
    <w:rsid w:val="000D4A69"/>
    <w:rsid w:val="000D56F1"/>
    <w:rsid w:val="000D5911"/>
    <w:rsid w:val="000D5A40"/>
    <w:rsid w:val="000D5F52"/>
    <w:rsid w:val="000D6796"/>
    <w:rsid w:val="000D6822"/>
    <w:rsid w:val="000D6B1D"/>
    <w:rsid w:val="000D6BD8"/>
    <w:rsid w:val="000D6D25"/>
    <w:rsid w:val="000D6D33"/>
    <w:rsid w:val="000D7369"/>
    <w:rsid w:val="000D749F"/>
    <w:rsid w:val="000D7582"/>
    <w:rsid w:val="000D7AE3"/>
    <w:rsid w:val="000E014E"/>
    <w:rsid w:val="000E03A2"/>
    <w:rsid w:val="000E0BE4"/>
    <w:rsid w:val="000E10DD"/>
    <w:rsid w:val="000E1C1D"/>
    <w:rsid w:val="000E1CA0"/>
    <w:rsid w:val="000E1DEB"/>
    <w:rsid w:val="000E1F19"/>
    <w:rsid w:val="000E1F53"/>
    <w:rsid w:val="000E2478"/>
    <w:rsid w:val="000E2BDF"/>
    <w:rsid w:val="000E34A8"/>
    <w:rsid w:val="000E3AF0"/>
    <w:rsid w:val="000E40C4"/>
    <w:rsid w:val="000E4250"/>
    <w:rsid w:val="000E4344"/>
    <w:rsid w:val="000E4F81"/>
    <w:rsid w:val="000E5114"/>
    <w:rsid w:val="000E51C7"/>
    <w:rsid w:val="000E5906"/>
    <w:rsid w:val="000E60DF"/>
    <w:rsid w:val="000E6410"/>
    <w:rsid w:val="000E6625"/>
    <w:rsid w:val="000E6CA9"/>
    <w:rsid w:val="000E7B12"/>
    <w:rsid w:val="000E7C00"/>
    <w:rsid w:val="000F01B9"/>
    <w:rsid w:val="000F04D9"/>
    <w:rsid w:val="000F05AF"/>
    <w:rsid w:val="000F0713"/>
    <w:rsid w:val="000F0B15"/>
    <w:rsid w:val="000F11B9"/>
    <w:rsid w:val="000F19E7"/>
    <w:rsid w:val="000F210F"/>
    <w:rsid w:val="000F2907"/>
    <w:rsid w:val="000F2A84"/>
    <w:rsid w:val="000F3488"/>
    <w:rsid w:val="000F3BCD"/>
    <w:rsid w:val="000F42AA"/>
    <w:rsid w:val="000F4A05"/>
    <w:rsid w:val="000F50D8"/>
    <w:rsid w:val="000F5662"/>
    <w:rsid w:val="000F569E"/>
    <w:rsid w:val="000F5843"/>
    <w:rsid w:val="000F58AF"/>
    <w:rsid w:val="000F59D8"/>
    <w:rsid w:val="000F5E03"/>
    <w:rsid w:val="000F64E8"/>
    <w:rsid w:val="000F66A4"/>
    <w:rsid w:val="000F68F5"/>
    <w:rsid w:val="000F6C32"/>
    <w:rsid w:val="000F7832"/>
    <w:rsid w:val="001008C5"/>
    <w:rsid w:val="001008CA"/>
    <w:rsid w:val="00100D6D"/>
    <w:rsid w:val="00100E9A"/>
    <w:rsid w:val="00100EED"/>
    <w:rsid w:val="0010140A"/>
    <w:rsid w:val="00101450"/>
    <w:rsid w:val="001016EE"/>
    <w:rsid w:val="00101712"/>
    <w:rsid w:val="00101926"/>
    <w:rsid w:val="00101ABF"/>
    <w:rsid w:val="001021D2"/>
    <w:rsid w:val="00102A4A"/>
    <w:rsid w:val="001030FA"/>
    <w:rsid w:val="00103CB8"/>
    <w:rsid w:val="00103FC1"/>
    <w:rsid w:val="00104E38"/>
    <w:rsid w:val="00105725"/>
    <w:rsid w:val="00106046"/>
    <w:rsid w:val="00106762"/>
    <w:rsid w:val="00106867"/>
    <w:rsid w:val="00106EE7"/>
    <w:rsid w:val="00107452"/>
    <w:rsid w:val="001077A9"/>
    <w:rsid w:val="00107A5D"/>
    <w:rsid w:val="00110037"/>
    <w:rsid w:val="001100C1"/>
    <w:rsid w:val="00110546"/>
    <w:rsid w:val="001111E0"/>
    <w:rsid w:val="00111721"/>
    <w:rsid w:val="001117CC"/>
    <w:rsid w:val="00111F49"/>
    <w:rsid w:val="001120A4"/>
    <w:rsid w:val="001120D1"/>
    <w:rsid w:val="00112705"/>
    <w:rsid w:val="001127E2"/>
    <w:rsid w:val="00112C00"/>
    <w:rsid w:val="00113174"/>
    <w:rsid w:val="00113299"/>
    <w:rsid w:val="00113417"/>
    <w:rsid w:val="00113593"/>
    <w:rsid w:val="001137B2"/>
    <w:rsid w:val="001144A2"/>
    <w:rsid w:val="001146B0"/>
    <w:rsid w:val="00114B93"/>
    <w:rsid w:val="00114C50"/>
    <w:rsid w:val="0011505B"/>
    <w:rsid w:val="0011520D"/>
    <w:rsid w:val="001156B3"/>
    <w:rsid w:val="001156C9"/>
    <w:rsid w:val="00115B6E"/>
    <w:rsid w:val="00116140"/>
    <w:rsid w:val="00116241"/>
    <w:rsid w:val="001166A5"/>
    <w:rsid w:val="0011730B"/>
    <w:rsid w:val="00117459"/>
    <w:rsid w:val="00117492"/>
    <w:rsid w:val="0011789C"/>
    <w:rsid w:val="00117A91"/>
    <w:rsid w:val="00117AE5"/>
    <w:rsid w:val="00117F65"/>
    <w:rsid w:val="00120213"/>
    <w:rsid w:val="00120571"/>
    <w:rsid w:val="00120634"/>
    <w:rsid w:val="00121127"/>
    <w:rsid w:val="0012135B"/>
    <w:rsid w:val="00121574"/>
    <w:rsid w:val="00121BB5"/>
    <w:rsid w:val="00121BF6"/>
    <w:rsid w:val="00121E2C"/>
    <w:rsid w:val="00122736"/>
    <w:rsid w:val="00122765"/>
    <w:rsid w:val="00122C24"/>
    <w:rsid w:val="00123724"/>
    <w:rsid w:val="00123733"/>
    <w:rsid w:val="0012390F"/>
    <w:rsid w:val="001239F1"/>
    <w:rsid w:val="001246F7"/>
    <w:rsid w:val="00124AEB"/>
    <w:rsid w:val="00124B37"/>
    <w:rsid w:val="00124EAB"/>
    <w:rsid w:val="00125E18"/>
    <w:rsid w:val="00125FDE"/>
    <w:rsid w:val="001267BD"/>
    <w:rsid w:val="00126C4D"/>
    <w:rsid w:val="00126CA5"/>
    <w:rsid w:val="00127538"/>
    <w:rsid w:val="00127666"/>
    <w:rsid w:val="00127875"/>
    <w:rsid w:val="00127A11"/>
    <w:rsid w:val="00127BA9"/>
    <w:rsid w:val="0013015E"/>
    <w:rsid w:val="0013078C"/>
    <w:rsid w:val="00130A92"/>
    <w:rsid w:val="00130AF3"/>
    <w:rsid w:val="00130B8A"/>
    <w:rsid w:val="00130F78"/>
    <w:rsid w:val="00130FC0"/>
    <w:rsid w:val="00131201"/>
    <w:rsid w:val="00131552"/>
    <w:rsid w:val="001316C3"/>
    <w:rsid w:val="00131ECE"/>
    <w:rsid w:val="00132773"/>
    <w:rsid w:val="001328E1"/>
    <w:rsid w:val="00132A27"/>
    <w:rsid w:val="00132AF1"/>
    <w:rsid w:val="00132B7C"/>
    <w:rsid w:val="00133DDD"/>
    <w:rsid w:val="001345C4"/>
    <w:rsid w:val="00134A27"/>
    <w:rsid w:val="00134AD5"/>
    <w:rsid w:val="00135818"/>
    <w:rsid w:val="00135ED5"/>
    <w:rsid w:val="00136196"/>
    <w:rsid w:val="001362B4"/>
    <w:rsid w:val="001367B7"/>
    <w:rsid w:val="001369C9"/>
    <w:rsid w:val="00136F23"/>
    <w:rsid w:val="00137E3A"/>
    <w:rsid w:val="001404E0"/>
    <w:rsid w:val="00140961"/>
    <w:rsid w:val="00140A7D"/>
    <w:rsid w:val="00141959"/>
    <w:rsid w:val="00141B0D"/>
    <w:rsid w:val="0014266F"/>
    <w:rsid w:val="00142A12"/>
    <w:rsid w:val="00142EF0"/>
    <w:rsid w:val="0014367C"/>
    <w:rsid w:val="001436DA"/>
    <w:rsid w:val="00143797"/>
    <w:rsid w:val="00143A30"/>
    <w:rsid w:val="00143C44"/>
    <w:rsid w:val="0014495E"/>
    <w:rsid w:val="00144CDE"/>
    <w:rsid w:val="00145124"/>
    <w:rsid w:val="00145BC7"/>
    <w:rsid w:val="00145C75"/>
    <w:rsid w:val="00145FB3"/>
    <w:rsid w:val="00146AB6"/>
    <w:rsid w:val="0014733E"/>
    <w:rsid w:val="00147530"/>
    <w:rsid w:val="00147771"/>
    <w:rsid w:val="001478D0"/>
    <w:rsid w:val="00150A19"/>
    <w:rsid w:val="00150C31"/>
    <w:rsid w:val="0015104F"/>
    <w:rsid w:val="001511CD"/>
    <w:rsid w:val="0015132E"/>
    <w:rsid w:val="0015172A"/>
    <w:rsid w:val="001517A3"/>
    <w:rsid w:val="00151F5F"/>
    <w:rsid w:val="00152108"/>
    <w:rsid w:val="001524C4"/>
    <w:rsid w:val="001532AF"/>
    <w:rsid w:val="0015333B"/>
    <w:rsid w:val="00153C07"/>
    <w:rsid w:val="00153D89"/>
    <w:rsid w:val="00154625"/>
    <w:rsid w:val="00154980"/>
    <w:rsid w:val="001549F1"/>
    <w:rsid w:val="00154A67"/>
    <w:rsid w:val="00154B13"/>
    <w:rsid w:val="00155325"/>
    <w:rsid w:val="00155457"/>
    <w:rsid w:val="001555C5"/>
    <w:rsid w:val="0015562B"/>
    <w:rsid w:val="00155659"/>
    <w:rsid w:val="001558E0"/>
    <w:rsid w:val="001559BD"/>
    <w:rsid w:val="00155A36"/>
    <w:rsid w:val="00155F30"/>
    <w:rsid w:val="00155F3E"/>
    <w:rsid w:val="00156494"/>
    <w:rsid w:val="00156583"/>
    <w:rsid w:val="00156AD2"/>
    <w:rsid w:val="00156F37"/>
    <w:rsid w:val="00157223"/>
    <w:rsid w:val="001576EC"/>
    <w:rsid w:val="00157F26"/>
    <w:rsid w:val="00161E61"/>
    <w:rsid w:val="00161F5A"/>
    <w:rsid w:val="00162806"/>
    <w:rsid w:val="0016285E"/>
    <w:rsid w:val="00162970"/>
    <w:rsid w:val="001630B5"/>
    <w:rsid w:val="0016334B"/>
    <w:rsid w:val="001633B7"/>
    <w:rsid w:val="001639C1"/>
    <w:rsid w:val="001641C0"/>
    <w:rsid w:val="001642F8"/>
    <w:rsid w:val="001646DD"/>
    <w:rsid w:val="0016505A"/>
    <w:rsid w:val="0016550B"/>
    <w:rsid w:val="00165C50"/>
    <w:rsid w:val="001675F9"/>
    <w:rsid w:val="00167C74"/>
    <w:rsid w:val="00171C38"/>
    <w:rsid w:val="00172A6C"/>
    <w:rsid w:val="001731F9"/>
    <w:rsid w:val="0017324B"/>
    <w:rsid w:val="0017370A"/>
    <w:rsid w:val="00173BCF"/>
    <w:rsid w:val="00173C08"/>
    <w:rsid w:val="00173EED"/>
    <w:rsid w:val="001740AD"/>
    <w:rsid w:val="001743D9"/>
    <w:rsid w:val="001746A5"/>
    <w:rsid w:val="00174A39"/>
    <w:rsid w:val="00174AA4"/>
    <w:rsid w:val="00175423"/>
    <w:rsid w:val="00175CE7"/>
    <w:rsid w:val="00175E62"/>
    <w:rsid w:val="00175E9A"/>
    <w:rsid w:val="00176267"/>
    <w:rsid w:val="00176274"/>
    <w:rsid w:val="001764C2"/>
    <w:rsid w:val="00177C38"/>
    <w:rsid w:val="0018101A"/>
    <w:rsid w:val="001810B6"/>
    <w:rsid w:val="001819FD"/>
    <w:rsid w:val="00181D3D"/>
    <w:rsid w:val="00181E92"/>
    <w:rsid w:val="00181EAA"/>
    <w:rsid w:val="0018203F"/>
    <w:rsid w:val="001828E7"/>
    <w:rsid w:val="00183E1A"/>
    <w:rsid w:val="00184159"/>
    <w:rsid w:val="0018415B"/>
    <w:rsid w:val="001841AB"/>
    <w:rsid w:val="00184C11"/>
    <w:rsid w:val="00185BFC"/>
    <w:rsid w:val="001862A2"/>
    <w:rsid w:val="001865FF"/>
    <w:rsid w:val="0018702F"/>
    <w:rsid w:val="001874CD"/>
    <w:rsid w:val="00187950"/>
    <w:rsid w:val="00187B19"/>
    <w:rsid w:val="0019091C"/>
    <w:rsid w:val="0019094D"/>
    <w:rsid w:val="00190981"/>
    <w:rsid w:val="00190C94"/>
    <w:rsid w:val="00190D3D"/>
    <w:rsid w:val="0019103C"/>
    <w:rsid w:val="001918DC"/>
    <w:rsid w:val="00191D41"/>
    <w:rsid w:val="00192941"/>
    <w:rsid w:val="001929D6"/>
    <w:rsid w:val="00192E9D"/>
    <w:rsid w:val="001931B7"/>
    <w:rsid w:val="001936D6"/>
    <w:rsid w:val="001937F5"/>
    <w:rsid w:val="00193C9B"/>
    <w:rsid w:val="0019419A"/>
    <w:rsid w:val="0019553F"/>
    <w:rsid w:val="0019574A"/>
    <w:rsid w:val="00195D88"/>
    <w:rsid w:val="00196D16"/>
    <w:rsid w:val="00196DAF"/>
    <w:rsid w:val="00196EAD"/>
    <w:rsid w:val="001A07BF"/>
    <w:rsid w:val="001A0949"/>
    <w:rsid w:val="001A096D"/>
    <w:rsid w:val="001A0995"/>
    <w:rsid w:val="001A0F8E"/>
    <w:rsid w:val="001A122E"/>
    <w:rsid w:val="001A1283"/>
    <w:rsid w:val="001A1467"/>
    <w:rsid w:val="001A1753"/>
    <w:rsid w:val="001A1BDF"/>
    <w:rsid w:val="001A1C4D"/>
    <w:rsid w:val="001A1CE7"/>
    <w:rsid w:val="001A1ED0"/>
    <w:rsid w:val="001A1EFA"/>
    <w:rsid w:val="001A22AB"/>
    <w:rsid w:val="001A23D3"/>
    <w:rsid w:val="001A254C"/>
    <w:rsid w:val="001A26CE"/>
    <w:rsid w:val="001A2AFC"/>
    <w:rsid w:val="001A31C3"/>
    <w:rsid w:val="001A3B7B"/>
    <w:rsid w:val="001A4278"/>
    <w:rsid w:val="001A433F"/>
    <w:rsid w:val="001A565E"/>
    <w:rsid w:val="001A5877"/>
    <w:rsid w:val="001A5B33"/>
    <w:rsid w:val="001A5F22"/>
    <w:rsid w:val="001A6A12"/>
    <w:rsid w:val="001A713B"/>
    <w:rsid w:val="001A7252"/>
    <w:rsid w:val="001A73F8"/>
    <w:rsid w:val="001A762A"/>
    <w:rsid w:val="001A7B94"/>
    <w:rsid w:val="001A7E20"/>
    <w:rsid w:val="001B051D"/>
    <w:rsid w:val="001B08A2"/>
    <w:rsid w:val="001B0D80"/>
    <w:rsid w:val="001B15CA"/>
    <w:rsid w:val="001B1B48"/>
    <w:rsid w:val="001B1BF7"/>
    <w:rsid w:val="001B28D1"/>
    <w:rsid w:val="001B2E1C"/>
    <w:rsid w:val="001B316B"/>
    <w:rsid w:val="001B3839"/>
    <w:rsid w:val="001B3AE0"/>
    <w:rsid w:val="001B3BA0"/>
    <w:rsid w:val="001B3E7D"/>
    <w:rsid w:val="001B4F5A"/>
    <w:rsid w:val="001B51B2"/>
    <w:rsid w:val="001B53FB"/>
    <w:rsid w:val="001B5B60"/>
    <w:rsid w:val="001B5D7E"/>
    <w:rsid w:val="001B62CB"/>
    <w:rsid w:val="001B691A"/>
    <w:rsid w:val="001B7744"/>
    <w:rsid w:val="001B7E6B"/>
    <w:rsid w:val="001C0220"/>
    <w:rsid w:val="001C0653"/>
    <w:rsid w:val="001C0683"/>
    <w:rsid w:val="001C093A"/>
    <w:rsid w:val="001C0F16"/>
    <w:rsid w:val="001C1522"/>
    <w:rsid w:val="001C2043"/>
    <w:rsid w:val="001C22F3"/>
    <w:rsid w:val="001C28FE"/>
    <w:rsid w:val="001C2B09"/>
    <w:rsid w:val="001C2FBE"/>
    <w:rsid w:val="001C3130"/>
    <w:rsid w:val="001C384F"/>
    <w:rsid w:val="001C3CB4"/>
    <w:rsid w:val="001C4777"/>
    <w:rsid w:val="001C49B5"/>
    <w:rsid w:val="001C503F"/>
    <w:rsid w:val="001C5562"/>
    <w:rsid w:val="001C5FE3"/>
    <w:rsid w:val="001C633B"/>
    <w:rsid w:val="001C651E"/>
    <w:rsid w:val="001C7159"/>
    <w:rsid w:val="001C77A2"/>
    <w:rsid w:val="001C79E9"/>
    <w:rsid w:val="001D029D"/>
    <w:rsid w:val="001D0A31"/>
    <w:rsid w:val="001D10A7"/>
    <w:rsid w:val="001D11B9"/>
    <w:rsid w:val="001D183C"/>
    <w:rsid w:val="001D2097"/>
    <w:rsid w:val="001D214D"/>
    <w:rsid w:val="001D2421"/>
    <w:rsid w:val="001D2D5E"/>
    <w:rsid w:val="001D33A7"/>
    <w:rsid w:val="001D349A"/>
    <w:rsid w:val="001D3631"/>
    <w:rsid w:val="001D400A"/>
    <w:rsid w:val="001D41F2"/>
    <w:rsid w:val="001D4C53"/>
    <w:rsid w:val="001D506B"/>
    <w:rsid w:val="001D52DE"/>
    <w:rsid w:val="001D551A"/>
    <w:rsid w:val="001D5581"/>
    <w:rsid w:val="001D590D"/>
    <w:rsid w:val="001D5929"/>
    <w:rsid w:val="001D5D2F"/>
    <w:rsid w:val="001D6339"/>
    <w:rsid w:val="001D6A91"/>
    <w:rsid w:val="001D6C4D"/>
    <w:rsid w:val="001D6D95"/>
    <w:rsid w:val="001D73D9"/>
    <w:rsid w:val="001D7D1F"/>
    <w:rsid w:val="001D7FCC"/>
    <w:rsid w:val="001E0464"/>
    <w:rsid w:val="001E047C"/>
    <w:rsid w:val="001E05B1"/>
    <w:rsid w:val="001E0C04"/>
    <w:rsid w:val="001E0C05"/>
    <w:rsid w:val="001E0F1F"/>
    <w:rsid w:val="001E0F91"/>
    <w:rsid w:val="001E16DB"/>
    <w:rsid w:val="001E1C3B"/>
    <w:rsid w:val="001E1EE2"/>
    <w:rsid w:val="001E21FB"/>
    <w:rsid w:val="001E2993"/>
    <w:rsid w:val="001E29D9"/>
    <w:rsid w:val="001E31AB"/>
    <w:rsid w:val="001E3454"/>
    <w:rsid w:val="001E3544"/>
    <w:rsid w:val="001E3EE1"/>
    <w:rsid w:val="001E3F1D"/>
    <w:rsid w:val="001E4491"/>
    <w:rsid w:val="001E4A88"/>
    <w:rsid w:val="001E55A0"/>
    <w:rsid w:val="001E58CA"/>
    <w:rsid w:val="001E5CC5"/>
    <w:rsid w:val="001E602F"/>
    <w:rsid w:val="001E61D1"/>
    <w:rsid w:val="001E64C8"/>
    <w:rsid w:val="001E6C3E"/>
    <w:rsid w:val="001E70AC"/>
    <w:rsid w:val="001E70DD"/>
    <w:rsid w:val="001E728A"/>
    <w:rsid w:val="001E782E"/>
    <w:rsid w:val="001E7B1F"/>
    <w:rsid w:val="001F092F"/>
    <w:rsid w:val="001F0A1C"/>
    <w:rsid w:val="001F10E9"/>
    <w:rsid w:val="001F1652"/>
    <w:rsid w:val="001F1725"/>
    <w:rsid w:val="001F1A6F"/>
    <w:rsid w:val="001F1B8C"/>
    <w:rsid w:val="001F1BBE"/>
    <w:rsid w:val="001F2131"/>
    <w:rsid w:val="001F2770"/>
    <w:rsid w:val="001F3263"/>
    <w:rsid w:val="001F3B32"/>
    <w:rsid w:val="001F3DDD"/>
    <w:rsid w:val="001F4036"/>
    <w:rsid w:val="001F41BE"/>
    <w:rsid w:val="001F44B4"/>
    <w:rsid w:val="001F49DB"/>
    <w:rsid w:val="001F51A8"/>
    <w:rsid w:val="001F51D7"/>
    <w:rsid w:val="001F520F"/>
    <w:rsid w:val="001F53C7"/>
    <w:rsid w:val="001F5558"/>
    <w:rsid w:val="001F575B"/>
    <w:rsid w:val="001F616A"/>
    <w:rsid w:val="001F61CF"/>
    <w:rsid w:val="001F6874"/>
    <w:rsid w:val="001F691C"/>
    <w:rsid w:val="001F6D44"/>
    <w:rsid w:val="001F70E9"/>
    <w:rsid w:val="001F7256"/>
    <w:rsid w:val="0020013F"/>
    <w:rsid w:val="00200526"/>
    <w:rsid w:val="00200E4C"/>
    <w:rsid w:val="00201148"/>
    <w:rsid w:val="002017E1"/>
    <w:rsid w:val="00201DC1"/>
    <w:rsid w:val="00202134"/>
    <w:rsid w:val="002023E3"/>
    <w:rsid w:val="0020254D"/>
    <w:rsid w:val="002025C0"/>
    <w:rsid w:val="00202643"/>
    <w:rsid w:val="00202FDA"/>
    <w:rsid w:val="0020303A"/>
    <w:rsid w:val="00203748"/>
    <w:rsid w:val="00203B71"/>
    <w:rsid w:val="00203CB0"/>
    <w:rsid w:val="00203FFA"/>
    <w:rsid w:val="00204B4C"/>
    <w:rsid w:val="00205122"/>
    <w:rsid w:val="00205AA6"/>
    <w:rsid w:val="00205DE1"/>
    <w:rsid w:val="0020621A"/>
    <w:rsid w:val="00206B34"/>
    <w:rsid w:val="00206CD9"/>
    <w:rsid w:val="00207874"/>
    <w:rsid w:val="00207A92"/>
    <w:rsid w:val="00207C56"/>
    <w:rsid w:val="002108D7"/>
    <w:rsid w:val="00210A77"/>
    <w:rsid w:val="00210EBD"/>
    <w:rsid w:val="002111FD"/>
    <w:rsid w:val="0021176B"/>
    <w:rsid w:val="0021183C"/>
    <w:rsid w:val="00212234"/>
    <w:rsid w:val="00212440"/>
    <w:rsid w:val="002129F8"/>
    <w:rsid w:val="00212A14"/>
    <w:rsid w:val="0021361B"/>
    <w:rsid w:val="002136B5"/>
    <w:rsid w:val="00213854"/>
    <w:rsid w:val="00213EE0"/>
    <w:rsid w:val="00214255"/>
    <w:rsid w:val="00214ED0"/>
    <w:rsid w:val="00214F18"/>
    <w:rsid w:val="002154E9"/>
    <w:rsid w:val="002157DF"/>
    <w:rsid w:val="002163EC"/>
    <w:rsid w:val="0021661E"/>
    <w:rsid w:val="00216724"/>
    <w:rsid w:val="00216AEA"/>
    <w:rsid w:val="00217080"/>
    <w:rsid w:val="002171F7"/>
    <w:rsid w:val="0021769C"/>
    <w:rsid w:val="00217ED0"/>
    <w:rsid w:val="002200DD"/>
    <w:rsid w:val="00220B66"/>
    <w:rsid w:val="00221849"/>
    <w:rsid w:val="0022191D"/>
    <w:rsid w:val="00222222"/>
    <w:rsid w:val="00222BFB"/>
    <w:rsid w:val="002233CE"/>
    <w:rsid w:val="00223591"/>
    <w:rsid w:val="002251C2"/>
    <w:rsid w:val="002253E5"/>
    <w:rsid w:val="00225511"/>
    <w:rsid w:val="00225A67"/>
    <w:rsid w:val="00226645"/>
    <w:rsid w:val="002268AF"/>
    <w:rsid w:val="00227066"/>
    <w:rsid w:val="00227187"/>
    <w:rsid w:val="00227349"/>
    <w:rsid w:val="00227769"/>
    <w:rsid w:val="00227A79"/>
    <w:rsid w:val="00227C1A"/>
    <w:rsid w:val="00227E37"/>
    <w:rsid w:val="0023023C"/>
    <w:rsid w:val="00230863"/>
    <w:rsid w:val="00230C28"/>
    <w:rsid w:val="00231080"/>
    <w:rsid w:val="00231A0C"/>
    <w:rsid w:val="00231AC4"/>
    <w:rsid w:val="00231C7D"/>
    <w:rsid w:val="00231F42"/>
    <w:rsid w:val="00232285"/>
    <w:rsid w:val="00232514"/>
    <w:rsid w:val="0023294F"/>
    <w:rsid w:val="00232BD4"/>
    <w:rsid w:val="00232C1C"/>
    <w:rsid w:val="00232D2C"/>
    <w:rsid w:val="00232EE2"/>
    <w:rsid w:val="00233212"/>
    <w:rsid w:val="002338B5"/>
    <w:rsid w:val="00233A92"/>
    <w:rsid w:val="00233B3E"/>
    <w:rsid w:val="00233FE0"/>
    <w:rsid w:val="002348E3"/>
    <w:rsid w:val="002358D0"/>
    <w:rsid w:val="00235BE9"/>
    <w:rsid w:val="00235FC5"/>
    <w:rsid w:val="002360AC"/>
    <w:rsid w:val="002360B4"/>
    <w:rsid w:val="00236680"/>
    <w:rsid w:val="002367B3"/>
    <w:rsid w:val="0024046B"/>
    <w:rsid w:val="0024066C"/>
    <w:rsid w:val="002410E4"/>
    <w:rsid w:val="00241A75"/>
    <w:rsid w:val="00241BBB"/>
    <w:rsid w:val="00241D6F"/>
    <w:rsid w:val="0024238F"/>
    <w:rsid w:val="0024284C"/>
    <w:rsid w:val="00242907"/>
    <w:rsid w:val="00242A4D"/>
    <w:rsid w:val="00242F1D"/>
    <w:rsid w:val="00243120"/>
    <w:rsid w:val="002437E7"/>
    <w:rsid w:val="002440F0"/>
    <w:rsid w:val="00244138"/>
    <w:rsid w:val="0024439D"/>
    <w:rsid w:val="00244717"/>
    <w:rsid w:val="00244856"/>
    <w:rsid w:val="00245781"/>
    <w:rsid w:val="0024579D"/>
    <w:rsid w:val="002458EB"/>
    <w:rsid w:val="002461C7"/>
    <w:rsid w:val="00246BCD"/>
    <w:rsid w:val="00246C2C"/>
    <w:rsid w:val="00246EDE"/>
    <w:rsid w:val="002471B2"/>
    <w:rsid w:val="002474A6"/>
    <w:rsid w:val="00247BB9"/>
    <w:rsid w:val="00250108"/>
    <w:rsid w:val="002503EB"/>
    <w:rsid w:val="00250CB8"/>
    <w:rsid w:val="00250F3B"/>
    <w:rsid w:val="002512C4"/>
    <w:rsid w:val="00252264"/>
    <w:rsid w:val="00252E48"/>
    <w:rsid w:val="00252E92"/>
    <w:rsid w:val="00252EB6"/>
    <w:rsid w:val="00252F18"/>
    <w:rsid w:val="00253002"/>
    <w:rsid w:val="002532D5"/>
    <w:rsid w:val="002533E9"/>
    <w:rsid w:val="0025341E"/>
    <w:rsid w:val="00253643"/>
    <w:rsid w:val="00254435"/>
    <w:rsid w:val="002545E3"/>
    <w:rsid w:val="0025517D"/>
    <w:rsid w:val="002555C1"/>
    <w:rsid w:val="00255842"/>
    <w:rsid w:val="00255BE3"/>
    <w:rsid w:val="002564E6"/>
    <w:rsid w:val="00256FC2"/>
    <w:rsid w:val="002575A8"/>
    <w:rsid w:val="00257BA4"/>
    <w:rsid w:val="00257E19"/>
    <w:rsid w:val="002611F1"/>
    <w:rsid w:val="00261AB8"/>
    <w:rsid w:val="00261CEA"/>
    <w:rsid w:val="00262139"/>
    <w:rsid w:val="00262351"/>
    <w:rsid w:val="002630B5"/>
    <w:rsid w:val="002632D2"/>
    <w:rsid w:val="002636C1"/>
    <w:rsid w:val="002641A6"/>
    <w:rsid w:val="002646E1"/>
    <w:rsid w:val="002648C1"/>
    <w:rsid w:val="00264DE2"/>
    <w:rsid w:val="002650CE"/>
    <w:rsid w:val="00265191"/>
    <w:rsid w:val="00265270"/>
    <w:rsid w:val="0026582A"/>
    <w:rsid w:val="00266C57"/>
    <w:rsid w:val="00266F2C"/>
    <w:rsid w:val="002672FE"/>
    <w:rsid w:val="00267601"/>
    <w:rsid w:val="00267DAF"/>
    <w:rsid w:val="00267E75"/>
    <w:rsid w:val="00267F5C"/>
    <w:rsid w:val="00267F72"/>
    <w:rsid w:val="00270557"/>
    <w:rsid w:val="00270654"/>
    <w:rsid w:val="002707C2"/>
    <w:rsid w:val="00270CA2"/>
    <w:rsid w:val="002715E2"/>
    <w:rsid w:val="0027160A"/>
    <w:rsid w:val="00272162"/>
    <w:rsid w:val="0027245D"/>
    <w:rsid w:val="00272882"/>
    <w:rsid w:val="00272AEF"/>
    <w:rsid w:val="00272CC8"/>
    <w:rsid w:val="00272EBD"/>
    <w:rsid w:val="0027301D"/>
    <w:rsid w:val="0027317D"/>
    <w:rsid w:val="002732C5"/>
    <w:rsid w:val="002732D7"/>
    <w:rsid w:val="002734DF"/>
    <w:rsid w:val="00273C98"/>
    <w:rsid w:val="002740CE"/>
    <w:rsid w:val="002743F0"/>
    <w:rsid w:val="00274540"/>
    <w:rsid w:val="00274897"/>
    <w:rsid w:val="002748C2"/>
    <w:rsid w:val="00274B81"/>
    <w:rsid w:val="0027507D"/>
    <w:rsid w:val="0027580F"/>
    <w:rsid w:val="00275CCF"/>
    <w:rsid w:val="00276025"/>
    <w:rsid w:val="0027642E"/>
    <w:rsid w:val="0027694B"/>
    <w:rsid w:val="00276D79"/>
    <w:rsid w:val="0027721E"/>
    <w:rsid w:val="002802B5"/>
    <w:rsid w:val="0028147B"/>
    <w:rsid w:val="00281CE1"/>
    <w:rsid w:val="00282589"/>
    <w:rsid w:val="002827D3"/>
    <w:rsid w:val="00282A9A"/>
    <w:rsid w:val="00282F04"/>
    <w:rsid w:val="002837A8"/>
    <w:rsid w:val="00284286"/>
    <w:rsid w:val="00284506"/>
    <w:rsid w:val="002847BB"/>
    <w:rsid w:val="002853B1"/>
    <w:rsid w:val="0028557D"/>
    <w:rsid w:val="002855E0"/>
    <w:rsid w:val="0028572F"/>
    <w:rsid w:val="00285948"/>
    <w:rsid w:val="002859E0"/>
    <w:rsid w:val="00285B4C"/>
    <w:rsid w:val="00285F34"/>
    <w:rsid w:val="00286211"/>
    <w:rsid w:val="00287678"/>
    <w:rsid w:val="002878BE"/>
    <w:rsid w:val="0029020D"/>
    <w:rsid w:val="00290C79"/>
    <w:rsid w:val="00291300"/>
    <w:rsid w:val="00291500"/>
    <w:rsid w:val="002916CD"/>
    <w:rsid w:val="00291BA7"/>
    <w:rsid w:val="00291E1C"/>
    <w:rsid w:val="00292285"/>
    <w:rsid w:val="00292B29"/>
    <w:rsid w:val="00292DA4"/>
    <w:rsid w:val="00292F23"/>
    <w:rsid w:val="002931CB"/>
    <w:rsid w:val="0029323A"/>
    <w:rsid w:val="002934FE"/>
    <w:rsid w:val="00293C83"/>
    <w:rsid w:val="0029420B"/>
    <w:rsid w:val="0029444C"/>
    <w:rsid w:val="002944EF"/>
    <w:rsid w:val="00294844"/>
    <w:rsid w:val="00294C18"/>
    <w:rsid w:val="00294DDA"/>
    <w:rsid w:val="0029552B"/>
    <w:rsid w:val="00295580"/>
    <w:rsid w:val="002957B7"/>
    <w:rsid w:val="00295A09"/>
    <w:rsid w:val="00295AF4"/>
    <w:rsid w:val="002963B7"/>
    <w:rsid w:val="00296718"/>
    <w:rsid w:val="00296EE7"/>
    <w:rsid w:val="00297286"/>
    <w:rsid w:val="00297984"/>
    <w:rsid w:val="002A0CB1"/>
    <w:rsid w:val="002A0E4A"/>
    <w:rsid w:val="002A0F2B"/>
    <w:rsid w:val="002A11EC"/>
    <w:rsid w:val="002A134E"/>
    <w:rsid w:val="002A2211"/>
    <w:rsid w:val="002A2258"/>
    <w:rsid w:val="002A2CD6"/>
    <w:rsid w:val="002A2E5A"/>
    <w:rsid w:val="002A3746"/>
    <w:rsid w:val="002A464F"/>
    <w:rsid w:val="002A46CD"/>
    <w:rsid w:val="002A49B6"/>
    <w:rsid w:val="002A4BDB"/>
    <w:rsid w:val="002A4D7D"/>
    <w:rsid w:val="002A4FE0"/>
    <w:rsid w:val="002A5065"/>
    <w:rsid w:val="002A55C5"/>
    <w:rsid w:val="002A568A"/>
    <w:rsid w:val="002A587E"/>
    <w:rsid w:val="002A646B"/>
    <w:rsid w:val="002A6576"/>
    <w:rsid w:val="002A6E52"/>
    <w:rsid w:val="002A74D0"/>
    <w:rsid w:val="002A76B0"/>
    <w:rsid w:val="002A7D4A"/>
    <w:rsid w:val="002B047A"/>
    <w:rsid w:val="002B0FD1"/>
    <w:rsid w:val="002B1AB8"/>
    <w:rsid w:val="002B1CB5"/>
    <w:rsid w:val="002B23DC"/>
    <w:rsid w:val="002B2D52"/>
    <w:rsid w:val="002B2E1D"/>
    <w:rsid w:val="002B3391"/>
    <w:rsid w:val="002B34A1"/>
    <w:rsid w:val="002B37BF"/>
    <w:rsid w:val="002B3836"/>
    <w:rsid w:val="002B3B1E"/>
    <w:rsid w:val="002B3EE0"/>
    <w:rsid w:val="002B658E"/>
    <w:rsid w:val="002B65F9"/>
    <w:rsid w:val="002B6A34"/>
    <w:rsid w:val="002B6D17"/>
    <w:rsid w:val="002B6DD9"/>
    <w:rsid w:val="002B7271"/>
    <w:rsid w:val="002B73E9"/>
    <w:rsid w:val="002B7A1D"/>
    <w:rsid w:val="002C04E8"/>
    <w:rsid w:val="002C0637"/>
    <w:rsid w:val="002C0665"/>
    <w:rsid w:val="002C080F"/>
    <w:rsid w:val="002C0D8E"/>
    <w:rsid w:val="002C1854"/>
    <w:rsid w:val="002C1C0E"/>
    <w:rsid w:val="002C22DE"/>
    <w:rsid w:val="002C2501"/>
    <w:rsid w:val="002C2A3F"/>
    <w:rsid w:val="002C2A51"/>
    <w:rsid w:val="002C2DB3"/>
    <w:rsid w:val="002C3203"/>
    <w:rsid w:val="002C401F"/>
    <w:rsid w:val="002C48BB"/>
    <w:rsid w:val="002C5981"/>
    <w:rsid w:val="002C5ADC"/>
    <w:rsid w:val="002C67DA"/>
    <w:rsid w:val="002C7CD7"/>
    <w:rsid w:val="002C7DEA"/>
    <w:rsid w:val="002D0250"/>
    <w:rsid w:val="002D09C6"/>
    <w:rsid w:val="002D0A4B"/>
    <w:rsid w:val="002D0AB8"/>
    <w:rsid w:val="002D0B52"/>
    <w:rsid w:val="002D1A59"/>
    <w:rsid w:val="002D1C7A"/>
    <w:rsid w:val="002D1E76"/>
    <w:rsid w:val="002D211E"/>
    <w:rsid w:val="002D26F1"/>
    <w:rsid w:val="002D27B6"/>
    <w:rsid w:val="002D2A6A"/>
    <w:rsid w:val="002D2BF6"/>
    <w:rsid w:val="002D3CE6"/>
    <w:rsid w:val="002D432B"/>
    <w:rsid w:val="002D44FF"/>
    <w:rsid w:val="002D4AC0"/>
    <w:rsid w:val="002D55AF"/>
    <w:rsid w:val="002D5650"/>
    <w:rsid w:val="002D56BA"/>
    <w:rsid w:val="002D56E9"/>
    <w:rsid w:val="002D5918"/>
    <w:rsid w:val="002D6A39"/>
    <w:rsid w:val="002D6A6E"/>
    <w:rsid w:val="002D6B10"/>
    <w:rsid w:val="002D7A2C"/>
    <w:rsid w:val="002E0255"/>
    <w:rsid w:val="002E0C43"/>
    <w:rsid w:val="002E0CB0"/>
    <w:rsid w:val="002E12A7"/>
    <w:rsid w:val="002E17CD"/>
    <w:rsid w:val="002E1A66"/>
    <w:rsid w:val="002E1EF8"/>
    <w:rsid w:val="002E268A"/>
    <w:rsid w:val="002E2CF3"/>
    <w:rsid w:val="002E2DC4"/>
    <w:rsid w:val="002E2F52"/>
    <w:rsid w:val="002E32AB"/>
    <w:rsid w:val="002E35A3"/>
    <w:rsid w:val="002E35D0"/>
    <w:rsid w:val="002E3CD6"/>
    <w:rsid w:val="002E417B"/>
    <w:rsid w:val="002E489E"/>
    <w:rsid w:val="002E5148"/>
    <w:rsid w:val="002E5294"/>
    <w:rsid w:val="002E6AAF"/>
    <w:rsid w:val="002E6B22"/>
    <w:rsid w:val="002E6CC3"/>
    <w:rsid w:val="002E6DF8"/>
    <w:rsid w:val="002E6FB2"/>
    <w:rsid w:val="002E702C"/>
    <w:rsid w:val="002E7A87"/>
    <w:rsid w:val="002F06B4"/>
    <w:rsid w:val="002F0728"/>
    <w:rsid w:val="002F096D"/>
    <w:rsid w:val="002F0A05"/>
    <w:rsid w:val="002F0AB4"/>
    <w:rsid w:val="002F0E16"/>
    <w:rsid w:val="002F0E71"/>
    <w:rsid w:val="002F0F36"/>
    <w:rsid w:val="002F10BD"/>
    <w:rsid w:val="002F121B"/>
    <w:rsid w:val="002F1B21"/>
    <w:rsid w:val="002F1F8B"/>
    <w:rsid w:val="002F20C9"/>
    <w:rsid w:val="002F24D1"/>
    <w:rsid w:val="002F2881"/>
    <w:rsid w:val="002F2D6C"/>
    <w:rsid w:val="002F358E"/>
    <w:rsid w:val="002F39E9"/>
    <w:rsid w:val="002F3ED9"/>
    <w:rsid w:val="002F407B"/>
    <w:rsid w:val="002F4429"/>
    <w:rsid w:val="002F44AA"/>
    <w:rsid w:val="002F4F24"/>
    <w:rsid w:val="002F5143"/>
    <w:rsid w:val="002F5835"/>
    <w:rsid w:val="002F591E"/>
    <w:rsid w:val="002F593D"/>
    <w:rsid w:val="002F5A1D"/>
    <w:rsid w:val="002F6060"/>
    <w:rsid w:val="002F69AD"/>
    <w:rsid w:val="002F7103"/>
    <w:rsid w:val="002F72B5"/>
    <w:rsid w:val="002F747C"/>
    <w:rsid w:val="002F7743"/>
    <w:rsid w:val="003003C6"/>
    <w:rsid w:val="00300B1F"/>
    <w:rsid w:val="00300D2D"/>
    <w:rsid w:val="003010C3"/>
    <w:rsid w:val="00301223"/>
    <w:rsid w:val="00301824"/>
    <w:rsid w:val="00301C28"/>
    <w:rsid w:val="0030284C"/>
    <w:rsid w:val="0030327D"/>
    <w:rsid w:val="0030341F"/>
    <w:rsid w:val="003034A5"/>
    <w:rsid w:val="00304683"/>
    <w:rsid w:val="00304EE4"/>
    <w:rsid w:val="00304FBE"/>
    <w:rsid w:val="0030501B"/>
    <w:rsid w:val="003055FB"/>
    <w:rsid w:val="00306038"/>
    <w:rsid w:val="00306387"/>
    <w:rsid w:val="00306C73"/>
    <w:rsid w:val="00307396"/>
    <w:rsid w:val="00307626"/>
    <w:rsid w:val="00307BAA"/>
    <w:rsid w:val="00310279"/>
    <w:rsid w:val="0031054C"/>
    <w:rsid w:val="00310712"/>
    <w:rsid w:val="00310CAD"/>
    <w:rsid w:val="00310E5D"/>
    <w:rsid w:val="00310FC2"/>
    <w:rsid w:val="003113AC"/>
    <w:rsid w:val="00311413"/>
    <w:rsid w:val="003116BF"/>
    <w:rsid w:val="00311936"/>
    <w:rsid w:val="00311DDE"/>
    <w:rsid w:val="00312F2E"/>
    <w:rsid w:val="003138A6"/>
    <w:rsid w:val="00313D2E"/>
    <w:rsid w:val="00313E16"/>
    <w:rsid w:val="00314D52"/>
    <w:rsid w:val="003151AC"/>
    <w:rsid w:val="00315303"/>
    <w:rsid w:val="0031603E"/>
    <w:rsid w:val="00316092"/>
    <w:rsid w:val="00316523"/>
    <w:rsid w:val="003168D7"/>
    <w:rsid w:val="003169B4"/>
    <w:rsid w:val="00316F6C"/>
    <w:rsid w:val="00317365"/>
    <w:rsid w:val="00317904"/>
    <w:rsid w:val="00317CD1"/>
    <w:rsid w:val="003201A1"/>
    <w:rsid w:val="003207A8"/>
    <w:rsid w:val="0032102F"/>
    <w:rsid w:val="0032138F"/>
    <w:rsid w:val="00321455"/>
    <w:rsid w:val="00321D86"/>
    <w:rsid w:val="0032250B"/>
    <w:rsid w:val="003227BB"/>
    <w:rsid w:val="00322906"/>
    <w:rsid w:val="00322F3E"/>
    <w:rsid w:val="003238F6"/>
    <w:rsid w:val="003241A7"/>
    <w:rsid w:val="0032488E"/>
    <w:rsid w:val="00324D2B"/>
    <w:rsid w:val="003250BB"/>
    <w:rsid w:val="003256FB"/>
    <w:rsid w:val="0032580C"/>
    <w:rsid w:val="00325B36"/>
    <w:rsid w:val="00326148"/>
    <w:rsid w:val="0032617C"/>
    <w:rsid w:val="003261E4"/>
    <w:rsid w:val="003261F0"/>
    <w:rsid w:val="00326803"/>
    <w:rsid w:val="00326B5B"/>
    <w:rsid w:val="00326EF8"/>
    <w:rsid w:val="003272AE"/>
    <w:rsid w:val="003274FA"/>
    <w:rsid w:val="00327EA8"/>
    <w:rsid w:val="00330646"/>
    <w:rsid w:val="0033095E"/>
    <w:rsid w:val="00330E29"/>
    <w:rsid w:val="00330E32"/>
    <w:rsid w:val="003313F4"/>
    <w:rsid w:val="00331A41"/>
    <w:rsid w:val="00332127"/>
    <w:rsid w:val="003325D4"/>
    <w:rsid w:val="0033271A"/>
    <w:rsid w:val="00332887"/>
    <w:rsid w:val="0033297E"/>
    <w:rsid w:val="00332C93"/>
    <w:rsid w:val="00332EBC"/>
    <w:rsid w:val="00333738"/>
    <w:rsid w:val="00334593"/>
    <w:rsid w:val="003349AB"/>
    <w:rsid w:val="00334A24"/>
    <w:rsid w:val="0033530B"/>
    <w:rsid w:val="0033538C"/>
    <w:rsid w:val="0033567E"/>
    <w:rsid w:val="0033589C"/>
    <w:rsid w:val="00335916"/>
    <w:rsid w:val="00337010"/>
    <w:rsid w:val="00337818"/>
    <w:rsid w:val="00337A58"/>
    <w:rsid w:val="00337CAF"/>
    <w:rsid w:val="00337DD7"/>
    <w:rsid w:val="00337F2C"/>
    <w:rsid w:val="003403E2"/>
    <w:rsid w:val="0034052D"/>
    <w:rsid w:val="00340B90"/>
    <w:rsid w:val="00340D98"/>
    <w:rsid w:val="00341474"/>
    <w:rsid w:val="00341A48"/>
    <w:rsid w:val="003442C8"/>
    <w:rsid w:val="00344BB2"/>
    <w:rsid w:val="00344EB8"/>
    <w:rsid w:val="00344F69"/>
    <w:rsid w:val="003450B7"/>
    <w:rsid w:val="003452A4"/>
    <w:rsid w:val="003456F7"/>
    <w:rsid w:val="00345AED"/>
    <w:rsid w:val="00346066"/>
    <w:rsid w:val="00346553"/>
    <w:rsid w:val="003467A4"/>
    <w:rsid w:val="003469FB"/>
    <w:rsid w:val="00346C41"/>
    <w:rsid w:val="00346C98"/>
    <w:rsid w:val="00346DF4"/>
    <w:rsid w:val="003473AE"/>
    <w:rsid w:val="003475C4"/>
    <w:rsid w:val="0034788D"/>
    <w:rsid w:val="00347C7F"/>
    <w:rsid w:val="00350489"/>
    <w:rsid w:val="003504E4"/>
    <w:rsid w:val="00350D25"/>
    <w:rsid w:val="003515A7"/>
    <w:rsid w:val="00351DD5"/>
    <w:rsid w:val="0035216B"/>
    <w:rsid w:val="00352348"/>
    <w:rsid w:val="003525F0"/>
    <w:rsid w:val="00352860"/>
    <w:rsid w:val="00352863"/>
    <w:rsid w:val="00352BF1"/>
    <w:rsid w:val="00352DC9"/>
    <w:rsid w:val="0035329C"/>
    <w:rsid w:val="003534F5"/>
    <w:rsid w:val="0035373E"/>
    <w:rsid w:val="00354734"/>
    <w:rsid w:val="0035492F"/>
    <w:rsid w:val="00354C50"/>
    <w:rsid w:val="00355A87"/>
    <w:rsid w:val="00355C95"/>
    <w:rsid w:val="00355EE7"/>
    <w:rsid w:val="00356243"/>
    <w:rsid w:val="00356D4A"/>
    <w:rsid w:val="00356E88"/>
    <w:rsid w:val="00357EFE"/>
    <w:rsid w:val="003601E7"/>
    <w:rsid w:val="003614B6"/>
    <w:rsid w:val="003617C3"/>
    <w:rsid w:val="00361F88"/>
    <w:rsid w:val="003625D8"/>
    <w:rsid w:val="0036309A"/>
    <w:rsid w:val="00363DF7"/>
    <w:rsid w:val="00364270"/>
    <w:rsid w:val="003643E8"/>
    <w:rsid w:val="00364E1C"/>
    <w:rsid w:val="003650B8"/>
    <w:rsid w:val="00365B53"/>
    <w:rsid w:val="00365C28"/>
    <w:rsid w:val="003665D3"/>
    <w:rsid w:val="00367014"/>
    <w:rsid w:val="003672C5"/>
    <w:rsid w:val="003672E9"/>
    <w:rsid w:val="003677F2"/>
    <w:rsid w:val="00367870"/>
    <w:rsid w:val="003679C4"/>
    <w:rsid w:val="00367CC4"/>
    <w:rsid w:val="00370762"/>
    <w:rsid w:val="0037133B"/>
    <w:rsid w:val="0037180F"/>
    <w:rsid w:val="00371945"/>
    <w:rsid w:val="00371A9E"/>
    <w:rsid w:val="00371AB4"/>
    <w:rsid w:val="0037243B"/>
    <w:rsid w:val="00372DF2"/>
    <w:rsid w:val="00373578"/>
    <w:rsid w:val="003735B1"/>
    <w:rsid w:val="003736BA"/>
    <w:rsid w:val="0037399E"/>
    <w:rsid w:val="00373B1D"/>
    <w:rsid w:val="00373C94"/>
    <w:rsid w:val="00374130"/>
    <w:rsid w:val="00375143"/>
    <w:rsid w:val="00375712"/>
    <w:rsid w:val="00377AB9"/>
    <w:rsid w:val="00377BC7"/>
    <w:rsid w:val="0038003A"/>
    <w:rsid w:val="0038010E"/>
    <w:rsid w:val="00380EAF"/>
    <w:rsid w:val="003810BC"/>
    <w:rsid w:val="0038115E"/>
    <w:rsid w:val="00381462"/>
    <w:rsid w:val="0038169F"/>
    <w:rsid w:val="00381D4A"/>
    <w:rsid w:val="00381F78"/>
    <w:rsid w:val="0038257A"/>
    <w:rsid w:val="00383B09"/>
    <w:rsid w:val="00383D7C"/>
    <w:rsid w:val="00383D98"/>
    <w:rsid w:val="00384522"/>
    <w:rsid w:val="003847ED"/>
    <w:rsid w:val="00384852"/>
    <w:rsid w:val="00384E41"/>
    <w:rsid w:val="00384EBE"/>
    <w:rsid w:val="00384FAB"/>
    <w:rsid w:val="00384FB3"/>
    <w:rsid w:val="00384FE2"/>
    <w:rsid w:val="003852B5"/>
    <w:rsid w:val="003856B6"/>
    <w:rsid w:val="003859A6"/>
    <w:rsid w:val="003859B1"/>
    <w:rsid w:val="00385C35"/>
    <w:rsid w:val="0038615A"/>
    <w:rsid w:val="003865B7"/>
    <w:rsid w:val="003866A2"/>
    <w:rsid w:val="00386FF1"/>
    <w:rsid w:val="003871B1"/>
    <w:rsid w:val="003872F5"/>
    <w:rsid w:val="003874C6"/>
    <w:rsid w:val="00387591"/>
    <w:rsid w:val="00387F15"/>
    <w:rsid w:val="003904FA"/>
    <w:rsid w:val="0039119D"/>
    <w:rsid w:val="003911B8"/>
    <w:rsid w:val="00391635"/>
    <w:rsid w:val="003918A1"/>
    <w:rsid w:val="00391B5F"/>
    <w:rsid w:val="00391C70"/>
    <w:rsid w:val="00391D5B"/>
    <w:rsid w:val="003921CA"/>
    <w:rsid w:val="00392950"/>
    <w:rsid w:val="00392DB9"/>
    <w:rsid w:val="00392E24"/>
    <w:rsid w:val="00392E8B"/>
    <w:rsid w:val="003930AC"/>
    <w:rsid w:val="003931E5"/>
    <w:rsid w:val="00394323"/>
    <w:rsid w:val="00394851"/>
    <w:rsid w:val="00394A47"/>
    <w:rsid w:val="00394E80"/>
    <w:rsid w:val="0039502D"/>
    <w:rsid w:val="00395051"/>
    <w:rsid w:val="003951C5"/>
    <w:rsid w:val="00395C9D"/>
    <w:rsid w:val="003960C5"/>
    <w:rsid w:val="00396316"/>
    <w:rsid w:val="00396822"/>
    <w:rsid w:val="0039769E"/>
    <w:rsid w:val="00397765"/>
    <w:rsid w:val="0039791A"/>
    <w:rsid w:val="00397B5D"/>
    <w:rsid w:val="00397DBB"/>
    <w:rsid w:val="00397F6D"/>
    <w:rsid w:val="003A0392"/>
    <w:rsid w:val="003A0AC7"/>
    <w:rsid w:val="003A0CC7"/>
    <w:rsid w:val="003A0DA8"/>
    <w:rsid w:val="003A18D2"/>
    <w:rsid w:val="003A205D"/>
    <w:rsid w:val="003A21CA"/>
    <w:rsid w:val="003A2243"/>
    <w:rsid w:val="003A2825"/>
    <w:rsid w:val="003A3328"/>
    <w:rsid w:val="003A3C92"/>
    <w:rsid w:val="003A3DBF"/>
    <w:rsid w:val="003A41F2"/>
    <w:rsid w:val="003A43FE"/>
    <w:rsid w:val="003A4690"/>
    <w:rsid w:val="003A4CBE"/>
    <w:rsid w:val="003A4DBD"/>
    <w:rsid w:val="003A6643"/>
    <w:rsid w:val="003A66C9"/>
    <w:rsid w:val="003A6713"/>
    <w:rsid w:val="003A68E0"/>
    <w:rsid w:val="003A6949"/>
    <w:rsid w:val="003A719C"/>
    <w:rsid w:val="003A74F4"/>
    <w:rsid w:val="003A75BF"/>
    <w:rsid w:val="003A785A"/>
    <w:rsid w:val="003A7CC1"/>
    <w:rsid w:val="003A7CD8"/>
    <w:rsid w:val="003B01D1"/>
    <w:rsid w:val="003B0A57"/>
    <w:rsid w:val="003B0BCF"/>
    <w:rsid w:val="003B17E8"/>
    <w:rsid w:val="003B1909"/>
    <w:rsid w:val="003B1A0D"/>
    <w:rsid w:val="003B1BAA"/>
    <w:rsid w:val="003B1E34"/>
    <w:rsid w:val="003B2A64"/>
    <w:rsid w:val="003B2BD7"/>
    <w:rsid w:val="003B32BF"/>
    <w:rsid w:val="003B32E4"/>
    <w:rsid w:val="003B3665"/>
    <w:rsid w:val="003B3991"/>
    <w:rsid w:val="003B3ADD"/>
    <w:rsid w:val="003B3E63"/>
    <w:rsid w:val="003B4516"/>
    <w:rsid w:val="003B46F5"/>
    <w:rsid w:val="003B48C5"/>
    <w:rsid w:val="003B4A88"/>
    <w:rsid w:val="003B4CDB"/>
    <w:rsid w:val="003B4EB0"/>
    <w:rsid w:val="003B511A"/>
    <w:rsid w:val="003B5521"/>
    <w:rsid w:val="003B6462"/>
    <w:rsid w:val="003B66FB"/>
    <w:rsid w:val="003B69A0"/>
    <w:rsid w:val="003B6A29"/>
    <w:rsid w:val="003B6A8A"/>
    <w:rsid w:val="003B6C64"/>
    <w:rsid w:val="003B709F"/>
    <w:rsid w:val="003B7485"/>
    <w:rsid w:val="003B7527"/>
    <w:rsid w:val="003B7658"/>
    <w:rsid w:val="003B7C62"/>
    <w:rsid w:val="003B7EDC"/>
    <w:rsid w:val="003C044E"/>
    <w:rsid w:val="003C057F"/>
    <w:rsid w:val="003C07EF"/>
    <w:rsid w:val="003C1B00"/>
    <w:rsid w:val="003C2710"/>
    <w:rsid w:val="003C2780"/>
    <w:rsid w:val="003C2C79"/>
    <w:rsid w:val="003C2CAA"/>
    <w:rsid w:val="003C2F98"/>
    <w:rsid w:val="003C33BF"/>
    <w:rsid w:val="003C342C"/>
    <w:rsid w:val="003C372A"/>
    <w:rsid w:val="003C40F0"/>
    <w:rsid w:val="003C4531"/>
    <w:rsid w:val="003C46F0"/>
    <w:rsid w:val="003C47C9"/>
    <w:rsid w:val="003C4930"/>
    <w:rsid w:val="003C5920"/>
    <w:rsid w:val="003C6020"/>
    <w:rsid w:val="003C692E"/>
    <w:rsid w:val="003C6BAD"/>
    <w:rsid w:val="003C6E0B"/>
    <w:rsid w:val="003C7183"/>
    <w:rsid w:val="003C7D91"/>
    <w:rsid w:val="003C7EEC"/>
    <w:rsid w:val="003C7F48"/>
    <w:rsid w:val="003D0469"/>
    <w:rsid w:val="003D051C"/>
    <w:rsid w:val="003D093C"/>
    <w:rsid w:val="003D0F7B"/>
    <w:rsid w:val="003D166E"/>
    <w:rsid w:val="003D1FF3"/>
    <w:rsid w:val="003D212E"/>
    <w:rsid w:val="003D27FF"/>
    <w:rsid w:val="003D2A67"/>
    <w:rsid w:val="003D2A93"/>
    <w:rsid w:val="003D2BDA"/>
    <w:rsid w:val="003D35C5"/>
    <w:rsid w:val="003D3D95"/>
    <w:rsid w:val="003D448B"/>
    <w:rsid w:val="003D46F5"/>
    <w:rsid w:val="003D483D"/>
    <w:rsid w:val="003D4868"/>
    <w:rsid w:val="003D4C2C"/>
    <w:rsid w:val="003D4DA4"/>
    <w:rsid w:val="003D4EA1"/>
    <w:rsid w:val="003D4FFB"/>
    <w:rsid w:val="003D535A"/>
    <w:rsid w:val="003D5D66"/>
    <w:rsid w:val="003D7160"/>
    <w:rsid w:val="003D72B8"/>
    <w:rsid w:val="003D7599"/>
    <w:rsid w:val="003D760B"/>
    <w:rsid w:val="003D7A2A"/>
    <w:rsid w:val="003E05D6"/>
    <w:rsid w:val="003E0C91"/>
    <w:rsid w:val="003E0D44"/>
    <w:rsid w:val="003E103F"/>
    <w:rsid w:val="003E17DF"/>
    <w:rsid w:val="003E1B37"/>
    <w:rsid w:val="003E1E11"/>
    <w:rsid w:val="003E1E52"/>
    <w:rsid w:val="003E1F38"/>
    <w:rsid w:val="003E1F8F"/>
    <w:rsid w:val="003E2A50"/>
    <w:rsid w:val="003E2DA1"/>
    <w:rsid w:val="003E33A6"/>
    <w:rsid w:val="003E35E2"/>
    <w:rsid w:val="003E3610"/>
    <w:rsid w:val="003E4C36"/>
    <w:rsid w:val="003E5AE8"/>
    <w:rsid w:val="003E61DC"/>
    <w:rsid w:val="003E65FD"/>
    <w:rsid w:val="003E6623"/>
    <w:rsid w:val="003E6686"/>
    <w:rsid w:val="003E67C0"/>
    <w:rsid w:val="003E6A6B"/>
    <w:rsid w:val="003E6CEE"/>
    <w:rsid w:val="003E75F0"/>
    <w:rsid w:val="003E7BB6"/>
    <w:rsid w:val="003F0704"/>
    <w:rsid w:val="003F0F8B"/>
    <w:rsid w:val="003F1121"/>
    <w:rsid w:val="003F1631"/>
    <w:rsid w:val="003F215C"/>
    <w:rsid w:val="003F2A7A"/>
    <w:rsid w:val="003F2ABE"/>
    <w:rsid w:val="003F3243"/>
    <w:rsid w:val="003F39BB"/>
    <w:rsid w:val="003F3E37"/>
    <w:rsid w:val="003F41B0"/>
    <w:rsid w:val="003F43EC"/>
    <w:rsid w:val="003F442A"/>
    <w:rsid w:val="003F460B"/>
    <w:rsid w:val="003F4C36"/>
    <w:rsid w:val="003F4FA9"/>
    <w:rsid w:val="003F54BA"/>
    <w:rsid w:val="003F5B4D"/>
    <w:rsid w:val="003F5BE2"/>
    <w:rsid w:val="003F5C15"/>
    <w:rsid w:val="003F6663"/>
    <w:rsid w:val="003F7506"/>
    <w:rsid w:val="003F7AC5"/>
    <w:rsid w:val="003F7CFE"/>
    <w:rsid w:val="004000D5"/>
    <w:rsid w:val="00400346"/>
    <w:rsid w:val="00400758"/>
    <w:rsid w:val="0040077A"/>
    <w:rsid w:val="00400D82"/>
    <w:rsid w:val="00401735"/>
    <w:rsid w:val="0040196D"/>
    <w:rsid w:val="004021AC"/>
    <w:rsid w:val="004021FF"/>
    <w:rsid w:val="0040228D"/>
    <w:rsid w:val="00402AB7"/>
    <w:rsid w:val="00402C14"/>
    <w:rsid w:val="00402C1A"/>
    <w:rsid w:val="004032D0"/>
    <w:rsid w:val="004033E0"/>
    <w:rsid w:val="0040362E"/>
    <w:rsid w:val="00403936"/>
    <w:rsid w:val="004039C3"/>
    <w:rsid w:val="00403C2B"/>
    <w:rsid w:val="00403C72"/>
    <w:rsid w:val="004046AD"/>
    <w:rsid w:val="00404919"/>
    <w:rsid w:val="00404D0D"/>
    <w:rsid w:val="00405081"/>
    <w:rsid w:val="0040513E"/>
    <w:rsid w:val="0040563E"/>
    <w:rsid w:val="00405C68"/>
    <w:rsid w:val="00405F65"/>
    <w:rsid w:val="00406066"/>
    <w:rsid w:val="0040608C"/>
    <w:rsid w:val="00406351"/>
    <w:rsid w:val="0040640A"/>
    <w:rsid w:val="00407033"/>
    <w:rsid w:val="00407399"/>
    <w:rsid w:val="00407534"/>
    <w:rsid w:val="00407E0F"/>
    <w:rsid w:val="00410418"/>
    <w:rsid w:val="004107A3"/>
    <w:rsid w:val="00410A94"/>
    <w:rsid w:val="00411329"/>
    <w:rsid w:val="004113CB"/>
    <w:rsid w:val="00411ED5"/>
    <w:rsid w:val="00412400"/>
    <w:rsid w:val="004126A9"/>
    <w:rsid w:val="00412855"/>
    <w:rsid w:val="00412D8E"/>
    <w:rsid w:val="00412F1A"/>
    <w:rsid w:val="00413477"/>
    <w:rsid w:val="004135CF"/>
    <w:rsid w:val="00413B18"/>
    <w:rsid w:val="00413D1E"/>
    <w:rsid w:val="00413D74"/>
    <w:rsid w:val="00413E09"/>
    <w:rsid w:val="00414330"/>
    <w:rsid w:val="004148E0"/>
    <w:rsid w:val="00414EA3"/>
    <w:rsid w:val="00415C3B"/>
    <w:rsid w:val="00415E9E"/>
    <w:rsid w:val="00415EB7"/>
    <w:rsid w:val="00416235"/>
    <w:rsid w:val="00416687"/>
    <w:rsid w:val="00416B34"/>
    <w:rsid w:val="00416CBD"/>
    <w:rsid w:val="0041710E"/>
    <w:rsid w:val="00417267"/>
    <w:rsid w:val="0041731A"/>
    <w:rsid w:val="00417D30"/>
    <w:rsid w:val="004202E2"/>
    <w:rsid w:val="00420432"/>
    <w:rsid w:val="004208D8"/>
    <w:rsid w:val="00420CDE"/>
    <w:rsid w:val="00420EB8"/>
    <w:rsid w:val="004212AD"/>
    <w:rsid w:val="004213B1"/>
    <w:rsid w:val="00421E14"/>
    <w:rsid w:val="004229CA"/>
    <w:rsid w:val="00422BD4"/>
    <w:rsid w:val="00422E50"/>
    <w:rsid w:val="00422FDC"/>
    <w:rsid w:val="0042316E"/>
    <w:rsid w:val="004232C6"/>
    <w:rsid w:val="00423881"/>
    <w:rsid w:val="00423ADA"/>
    <w:rsid w:val="00423B25"/>
    <w:rsid w:val="00423CC2"/>
    <w:rsid w:val="004242B8"/>
    <w:rsid w:val="004242C4"/>
    <w:rsid w:val="00424BA9"/>
    <w:rsid w:val="00425847"/>
    <w:rsid w:val="004259B2"/>
    <w:rsid w:val="00425C00"/>
    <w:rsid w:val="00425E0D"/>
    <w:rsid w:val="00426138"/>
    <w:rsid w:val="00427271"/>
    <w:rsid w:val="00427593"/>
    <w:rsid w:val="004278A9"/>
    <w:rsid w:val="00427E08"/>
    <w:rsid w:val="004305A8"/>
    <w:rsid w:val="004306D9"/>
    <w:rsid w:val="004306EA"/>
    <w:rsid w:val="00430862"/>
    <w:rsid w:val="004308C8"/>
    <w:rsid w:val="0043091D"/>
    <w:rsid w:val="00430934"/>
    <w:rsid w:val="00430CB8"/>
    <w:rsid w:val="004317BF"/>
    <w:rsid w:val="00431934"/>
    <w:rsid w:val="00431CFD"/>
    <w:rsid w:val="00431D5E"/>
    <w:rsid w:val="004321F2"/>
    <w:rsid w:val="004322B5"/>
    <w:rsid w:val="00432D91"/>
    <w:rsid w:val="0043333A"/>
    <w:rsid w:val="004334CE"/>
    <w:rsid w:val="00433A85"/>
    <w:rsid w:val="00433C0B"/>
    <w:rsid w:val="00433C2D"/>
    <w:rsid w:val="00433D59"/>
    <w:rsid w:val="004340A5"/>
    <w:rsid w:val="00434835"/>
    <w:rsid w:val="00435159"/>
    <w:rsid w:val="0043519D"/>
    <w:rsid w:val="00435965"/>
    <w:rsid w:val="0043613D"/>
    <w:rsid w:val="004365AF"/>
    <w:rsid w:val="00436878"/>
    <w:rsid w:val="004368A0"/>
    <w:rsid w:val="004369AD"/>
    <w:rsid w:val="0043749C"/>
    <w:rsid w:val="00437C42"/>
    <w:rsid w:val="00440059"/>
    <w:rsid w:val="00440289"/>
    <w:rsid w:val="00440D93"/>
    <w:rsid w:val="00441342"/>
    <w:rsid w:val="004413A5"/>
    <w:rsid w:val="00441BA9"/>
    <w:rsid w:val="00442187"/>
    <w:rsid w:val="00442219"/>
    <w:rsid w:val="0044298F"/>
    <w:rsid w:val="00442A62"/>
    <w:rsid w:val="00442D57"/>
    <w:rsid w:val="0044322E"/>
    <w:rsid w:val="00443648"/>
    <w:rsid w:val="0044394D"/>
    <w:rsid w:val="00443DB8"/>
    <w:rsid w:val="004440CD"/>
    <w:rsid w:val="004446B8"/>
    <w:rsid w:val="004446CE"/>
    <w:rsid w:val="00444833"/>
    <w:rsid w:val="00446968"/>
    <w:rsid w:val="00446EA5"/>
    <w:rsid w:val="0044763D"/>
    <w:rsid w:val="00447820"/>
    <w:rsid w:val="00447A2D"/>
    <w:rsid w:val="00447A6A"/>
    <w:rsid w:val="00447EB4"/>
    <w:rsid w:val="00447F79"/>
    <w:rsid w:val="0045039C"/>
    <w:rsid w:val="00451D6A"/>
    <w:rsid w:val="00451E29"/>
    <w:rsid w:val="00451E88"/>
    <w:rsid w:val="00452062"/>
    <w:rsid w:val="004520C6"/>
    <w:rsid w:val="00452360"/>
    <w:rsid w:val="004524AF"/>
    <w:rsid w:val="004527F9"/>
    <w:rsid w:val="00452823"/>
    <w:rsid w:val="00452A67"/>
    <w:rsid w:val="00452CB1"/>
    <w:rsid w:val="0045304E"/>
    <w:rsid w:val="004530D8"/>
    <w:rsid w:val="00453E1C"/>
    <w:rsid w:val="00454328"/>
    <w:rsid w:val="0045463D"/>
    <w:rsid w:val="00454BCB"/>
    <w:rsid w:val="00454CD8"/>
    <w:rsid w:val="004554A1"/>
    <w:rsid w:val="0045562C"/>
    <w:rsid w:val="00455A4F"/>
    <w:rsid w:val="00455E02"/>
    <w:rsid w:val="00456408"/>
    <w:rsid w:val="004565BB"/>
    <w:rsid w:val="00456898"/>
    <w:rsid w:val="0045693A"/>
    <w:rsid w:val="00456CE7"/>
    <w:rsid w:val="00456F98"/>
    <w:rsid w:val="0045742E"/>
    <w:rsid w:val="004575C5"/>
    <w:rsid w:val="0045774F"/>
    <w:rsid w:val="004579A5"/>
    <w:rsid w:val="00457CEB"/>
    <w:rsid w:val="00457D7E"/>
    <w:rsid w:val="00460053"/>
    <w:rsid w:val="0046050D"/>
    <w:rsid w:val="004605A3"/>
    <w:rsid w:val="00460FCD"/>
    <w:rsid w:val="0046112D"/>
    <w:rsid w:val="00461C08"/>
    <w:rsid w:val="00462336"/>
    <w:rsid w:val="00462757"/>
    <w:rsid w:val="0046289B"/>
    <w:rsid w:val="00462E34"/>
    <w:rsid w:val="00462FAD"/>
    <w:rsid w:val="00463600"/>
    <w:rsid w:val="00463D88"/>
    <w:rsid w:val="00463FB6"/>
    <w:rsid w:val="00465199"/>
    <w:rsid w:val="0046542B"/>
    <w:rsid w:val="0046545D"/>
    <w:rsid w:val="004656C3"/>
    <w:rsid w:val="00466223"/>
    <w:rsid w:val="00467E7D"/>
    <w:rsid w:val="00470A89"/>
    <w:rsid w:val="00471332"/>
    <w:rsid w:val="004717A3"/>
    <w:rsid w:val="00471B5F"/>
    <w:rsid w:val="00471CE4"/>
    <w:rsid w:val="00472F91"/>
    <w:rsid w:val="00473038"/>
    <w:rsid w:val="00473549"/>
    <w:rsid w:val="00473AC5"/>
    <w:rsid w:val="004740E7"/>
    <w:rsid w:val="00474700"/>
    <w:rsid w:val="00474ADB"/>
    <w:rsid w:val="00474D1F"/>
    <w:rsid w:val="00474E30"/>
    <w:rsid w:val="00474E5B"/>
    <w:rsid w:val="00475075"/>
    <w:rsid w:val="0047553E"/>
    <w:rsid w:val="00476106"/>
    <w:rsid w:val="00476D5E"/>
    <w:rsid w:val="00476D5F"/>
    <w:rsid w:val="0047706F"/>
    <w:rsid w:val="00477CB0"/>
    <w:rsid w:val="004804A1"/>
    <w:rsid w:val="00480641"/>
    <w:rsid w:val="004806BD"/>
    <w:rsid w:val="00480A23"/>
    <w:rsid w:val="00480C71"/>
    <w:rsid w:val="004818BD"/>
    <w:rsid w:val="004818EB"/>
    <w:rsid w:val="00481C26"/>
    <w:rsid w:val="00481D9B"/>
    <w:rsid w:val="00482A2C"/>
    <w:rsid w:val="00482A75"/>
    <w:rsid w:val="00482CCE"/>
    <w:rsid w:val="00482F8A"/>
    <w:rsid w:val="00482FB9"/>
    <w:rsid w:val="00483239"/>
    <w:rsid w:val="0048350E"/>
    <w:rsid w:val="004838FC"/>
    <w:rsid w:val="004839AA"/>
    <w:rsid w:val="004840FF"/>
    <w:rsid w:val="0048487B"/>
    <w:rsid w:val="00485323"/>
    <w:rsid w:val="004857D3"/>
    <w:rsid w:val="00485B47"/>
    <w:rsid w:val="00485B5B"/>
    <w:rsid w:val="0048604A"/>
    <w:rsid w:val="0048674A"/>
    <w:rsid w:val="00486980"/>
    <w:rsid w:val="00486A21"/>
    <w:rsid w:val="00486B13"/>
    <w:rsid w:val="00486B67"/>
    <w:rsid w:val="004871A2"/>
    <w:rsid w:val="004873F6"/>
    <w:rsid w:val="004874CF"/>
    <w:rsid w:val="00487A01"/>
    <w:rsid w:val="00487E33"/>
    <w:rsid w:val="00490E1E"/>
    <w:rsid w:val="004913B3"/>
    <w:rsid w:val="00491847"/>
    <w:rsid w:val="0049186B"/>
    <w:rsid w:val="0049193E"/>
    <w:rsid w:val="00491B7F"/>
    <w:rsid w:val="00491C85"/>
    <w:rsid w:val="00491D53"/>
    <w:rsid w:val="004922B8"/>
    <w:rsid w:val="004936E0"/>
    <w:rsid w:val="00493920"/>
    <w:rsid w:val="004939D4"/>
    <w:rsid w:val="00494481"/>
    <w:rsid w:val="00494562"/>
    <w:rsid w:val="00494BB3"/>
    <w:rsid w:val="00494C5C"/>
    <w:rsid w:val="00494DE5"/>
    <w:rsid w:val="004950CD"/>
    <w:rsid w:val="0049530C"/>
    <w:rsid w:val="00495B5E"/>
    <w:rsid w:val="00495C8B"/>
    <w:rsid w:val="004960F9"/>
    <w:rsid w:val="004962E2"/>
    <w:rsid w:val="00497386"/>
    <w:rsid w:val="004973DE"/>
    <w:rsid w:val="00497442"/>
    <w:rsid w:val="00497DA8"/>
    <w:rsid w:val="00497F98"/>
    <w:rsid w:val="004A0044"/>
    <w:rsid w:val="004A029D"/>
    <w:rsid w:val="004A03FE"/>
    <w:rsid w:val="004A0677"/>
    <w:rsid w:val="004A0E2D"/>
    <w:rsid w:val="004A10D2"/>
    <w:rsid w:val="004A128F"/>
    <w:rsid w:val="004A18ED"/>
    <w:rsid w:val="004A2A4E"/>
    <w:rsid w:val="004A3197"/>
    <w:rsid w:val="004A3969"/>
    <w:rsid w:val="004A3BFB"/>
    <w:rsid w:val="004A3D41"/>
    <w:rsid w:val="004A4522"/>
    <w:rsid w:val="004A4AAF"/>
    <w:rsid w:val="004A5204"/>
    <w:rsid w:val="004A52FE"/>
    <w:rsid w:val="004A53C1"/>
    <w:rsid w:val="004A56F3"/>
    <w:rsid w:val="004A5847"/>
    <w:rsid w:val="004A58F4"/>
    <w:rsid w:val="004A5BBC"/>
    <w:rsid w:val="004A6036"/>
    <w:rsid w:val="004A6136"/>
    <w:rsid w:val="004A6FBF"/>
    <w:rsid w:val="004A7388"/>
    <w:rsid w:val="004A7950"/>
    <w:rsid w:val="004A7EA4"/>
    <w:rsid w:val="004A7EC2"/>
    <w:rsid w:val="004B0099"/>
    <w:rsid w:val="004B04C5"/>
    <w:rsid w:val="004B05E4"/>
    <w:rsid w:val="004B11AA"/>
    <w:rsid w:val="004B11E6"/>
    <w:rsid w:val="004B24B8"/>
    <w:rsid w:val="004B2997"/>
    <w:rsid w:val="004B304E"/>
    <w:rsid w:val="004B35B6"/>
    <w:rsid w:val="004B3ABD"/>
    <w:rsid w:val="004B3E3C"/>
    <w:rsid w:val="004B457F"/>
    <w:rsid w:val="004B4C5F"/>
    <w:rsid w:val="004B4D41"/>
    <w:rsid w:val="004B4E14"/>
    <w:rsid w:val="004B5210"/>
    <w:rsid w:val="004B573A"/>
    <w:rsid w:val="004B57AC"/>
    <w:rsid w:val="004B5E75"/>
    <w:rsid w:val="004B64E6"/>
    <w:rsid w:val="004B68AD"/>
    <w:rsid w:val="004B69FB"/>
    <w:rsid w:val="004B6F11"/>
    <w:rsid w:val="004B7147"/>
    <w:rsid w:val="004B733C"/>
    <w:rsid w:val="004C02E9"/>
    <w:rsid w:val="004C12AD"/>
    <w:rsid w:val="004C1352"/>
    <w:rsid w:val="004C158D"/>
    <w:rsid w:val="004C1942"/>
    <w:rsid w:val="004C1B85"/>
    <w:rsid w:val="004C1FE6"/>
    <w:rsid w:val="004C2017"/>
    <w:rsid w:val="004C29BF"/>
    <w:rsid w:val="004C2CEA"/>
    <w:rsid w:val="004C2D60"/>
    <w:rsid w:val="004C2E76"/>
    <w:rsid w:val="004C30C2"/>
    <w:rsid w:val="004C33EE"/>
    <w:rsid w:val="004C3439"/>
    <w:rsid w:val="004C39F6"/>
    <w:rsid w:val="004C3E44"/>
    <w:rsid w:val="004C4702"/>
    <w:rsid w:val="004C4EF2"/>
    <w:rsid w:val="004C53B2"/>
    <w:rsid w:val="004C541B"/>
    <w:rsid w:val="004C57B8"/>
    <w:rsid w:val="004C595E"/>
    <w:rsid w:val="004C6101"/>
    <w:rsid w:val="004C6222"/>
    <w:rsid w:val="004C6663"/>
    <w:rsid w:val="004C66FC"/>
    <w:rsid w:val="004C6828"/>
    <w:rsid w:val="004C68D6"/>
    <w:rsid w:val="004C6DE5"/>
    <w:rsid w:val="004C739D"/>
    <w:rsid w:val="004C7777"/>
    <w:rsid w:val="004C7A6F"/>
    <w:rsid w:val="004C7B42"/>
    <w:rsid w:val="004D00BE"/>
    <w:rsid w:val="004D0689"/>
    <w:rsid w:val="004D1115"/>
    <w:rsid w:val="004D125C"/>
    <w:rsid w:val="004D138A"/>
    <w:rsid w:val="004D1CA0"/>
    <w:rsid w:val="004D20CB"/>
    <w:rsid w:val="004D2108"/>
    <w:rsid w:val="004D2111"/>
    <w:rsid w:val="004D2362"/>
    <w:rsid w:val="004D255A"/>
    <w:rsid w:val="004D2717"/>
    <w:rsid w:val="004D2F25"/>
    <w:rsid w:val="004D3C4A"/>
    <w:rsid w:val="004D47AF"/>
    <w:rsid w:val="004D4C99"/>
    <w:rsid w:val="004D4DE3"/>
    <w:rsid w:val="004D4E4D"/>
    <w:rsid w:val="004D4EEF"/>
    <w:rsid w:val="004D513A"/>
    <w:rsid w:val="004D5790"/>
    <w:rsid w:val="004D5C8D"/>
    <w:rsid w:val="004D6098"/>
    <w:rsid w:val="004D6345"/>
    <w:rsid w:val="004D6D8B"/>
    <w:rsid w:val="004D728F"/>
    <w:rsid w:val="004D7295"/>
    <w:rsid w:val="004D76DA"/>
    <w:rsid w:val="004E0688"/>
    <w:rsid w:val="004E08D9"/>
    <w:rsid w:val="004E0B33"/>
    <w:rsid w:val="004E0CC3"/>
    <w:rsid w:val="004E0D4D"/>
    <w:rsid w:val="004E15F6"/>
    <w:rsid w:val="004E18DE"/>
    <w:rsid w:val="004E1D99"/>
    <w:rsid w:val="004E1F71"/>
    <w:rsid w:val="004E3040"/>
    <w:rsid w:val="004E30F8"/>
    <w:rsid w:val="004E32CF"/>
    <w:rsid w:val="004E3A82"/>
    <w:rsid w:val="004E49C1"/>
    <w:rsid w:val="004E4E79"/>
    <w:rsid w:val="004E6198"/>
    <w:rsid w:val="004E63BB"/>
    <w:rsid w:val="004E7308"/>
    <w:rsid w:val="004F03E3"/>
    <w:rsid w:val="004F0A61"/>
    <w:rsid w:val="004F0F8E"/>
    <w:rsid w:val="004F18EB"/>
    <w:rsid w:val="004F1C35"/>
    <w:rsid w:val="004F1D0F"/>
    <w:rsid w:val="004F2343"/>
    <w:rsid w:val="004F284D"/>
    <w:rsid w:val="004F2B88"/>
    <w:rsid w:val="004F3306"/>
    <w:rsid w:val="004F3573"/>
    <w:rsid w:val="004F416D"/>
    <w:rsid w:val="004F445C"/>
    <w:rsid w:val="004F45CD"/>
    <w:rsid w:val="004F4C60"/>
    <w:rsid w:val="004F52FC"/>
    <w:rsid w:val="004F626A"/>
    <w:rsid w:val="004F65F0"/>
    <w:rsid w:val="004F722E"/>
    <w:rsid w:val="004F7335"/>
    <w:rsid w:val="004F76B5"/>
    <w:rsid w:val="00500141"/>
    <w:rsid w:val="00500278"/>
    <w:rsid w:val="005002A7"/>
    <w:rsid w:val="00500509"/>
    <w:rsid w:val="005005B1"/>
    <w:rsid w:val="00500E1F"/>
    <w:rsid w:val="005011EA"/>
    <w:rsid w:val="0050272B"/>
    <w:rsid w:val="00502D5F"/>
    <w:rsid w:val="00502F06"/>
    <w:rsid w:val="0050306A"/>
    <w:rsid w:val="0050332E"/>
    <w:rsid w:val="00503BF8"/>
    <w:rsid w:val="005043F7"/>
    <w:rsid w:val="00504582"/>
    <w:rsid w:val="00504608"/>
    <w:rsid w:val="00504762"/>
    <w:rsid w:val="00504980"/>
    <w:rsid w:val="00504A3C"/>
    <w:rsid w:val="00504A54"/>
    <w:rsid w:val="00504AE0"/>
    <w:rsid w:val="00504E0D"/>
    <w:rsid w:val="00505288"/>
    <w:rsid w:val="0050592C"/>
    <w:rsid w:val="00505FB4"/>
    <w:rsid w:val="00506756"/>
    <w:rsid w:val="00506888"/>
    <w:rsid w:val="00506DC4"/>
    <w:rsid w:val="00507579"/>
    <w:rsid w:val="0050762E"/>
    <w:rsid w:val="00507D3A"/>
    <w:rsid w:val="00507E0A"/>
    <w:rsid w:val="0051098C"/>
    <w:rsid w:val="00510AB1"/>
    <w:rsid w:val="00510CA4"/>
    <w:rsid w:val="00511F53"/>
    <w:rsid w:val="005124DA"/>
    <w:rsid w:val="005127ED"/>
    <w:rsid w:val="005128C6"/>
    <w:rsid w:val="00512C2A"/>
    <w:rsid w:val="00512CAE"/>
    <w:rsid w:val="00513022"/>
    <w:rsid w:val="005132D8"/>
    <w:rsid w:val="005138DA"/>
    <w:rsid w:val="005147C6"/>
    <w:rsid w:val="00514E38"/>
    <w:rsid w:val="00514E3C"/>
    <w:rsid w:val="005151A4"/>
    <w:rsid w:val="005152B2"/>
    <w:rsid w:val="00515798"/>
    <w:rsid w:val="0051627F"/>
    <w:rsid w:val="00516A7A"/>
    <w:rsid w:val="00517224"/>
    <w:rsid w:val="00517603"/>
    <w:rsid w:val="0052000D"/>
    <w:rsid w:val="00520126"/>
    <w:rsid w:val="00520855"/>
    <w:rsid w:val="00520A4D"/>
    <w:rsid w:val="00520A5E"/>
    <w:rsid w:val="00520B1F"/>
    <w:rsid w:val="00520F32"/>
    <w:rsid w:val="005215C9"/>
    <w:rsid w:val="00521E4A"/>
    <w:rsid w:val="00522B2E"/>
    <w:rsid w:val="00522E99"/>
    <w:rsid w:val="00523828"/>
    <w:rsid w:val="00524234"/>
    <w:rsid w:val="00524606"/>
    <w:rsid w:val="00524905"/>
    <w:rsid w:val="00524AAD"/>
    <w:rsid w:val="00524BD9"/>
    <w:rsid w:val="00524D94"/>
    <w:rsid w:val="00525496"/>
    <w:rsid w:val="0052564B"/>
    <w:rsid w:val="00525713"/>
    <w:rsid w:val="00525E55"/>
    <w:rsid w:val="005261C5"/>
    <w:rsid w:val="0052667D"/>
    <w:rsid w:val="005267C0"/>
    <w:rsid w:val="00526BD9"/>
    <w:rsid w:val="00526BED"/>
    <w:rsid w:val="00526FC7"/>
    <w:rsid w:val="00527309"/>
    <w:rsid w:val="00527C76"/>
    <w:rsid w:val="005302B4"/>
    <w:rsid w:val="005305BB"/>
    <w:rsid w:val="00530670"/>
    <w:rsid w:val="00531081"/>
    <w:rsid w:val="005310A3"/>
    <w:rsid w:val="00531DF5"/>
    <w:rsid w:val="00531E46"/>
    <w:rsid w:val="00531FB3"/>
    <w:rsid w:val="0053210E"/>
    <w:rsid w:val="005327BB"/>
    <w:rsid w:val="0053294E"/>
    <w:rsid w:val="00532F0D"/>
    <w:rsid w:val="005335C8"/>
    <w:rsid w:val="005337A3"/>
    <w:rsid w:val="00533C37"/>
    <w:rsid w:val="00533D69"/>
    <w:rsid w:val="0053487B"/>
    <w:rsid w:val="00534DB7"/>
    <w:rsid w:val="00534E92"/>
    <w:rsid w:val="0053593B"/>
    <w:rsid w:val="00535F63"/>
    <w:rsid w:val="0053602A"/>
    <w:rsid w:val="00536066"/>
    <w:rsid w:val="005361D5"/>
    <w:rsid w:val="00536385"/>
    <w:rsid w:val="005365B9"/>
    <w:rsid w:val="00536668"/>
    <w:rsid w:val="0053726E"/>
    <w:rsid w:val="00537B91"/>
    <w:rsid w:val="005403D4"/>
    <w:rsid w:val="005408D4"/>
    <w:rsid w:val="00541C62"/>
    <w:rsid w:val="00541C73"/>
    <w:rsid w:val="00542375"/>
    <w:rsid w:val="0054253D"/>
    <w:rsid w:val="00542F6D"/>
    <w:rsid w:val="00542FEA"/>
    <w:rsid w:val="00543067"/>
    <w:rsid w:val="005435F0"/>
    <w:rsid w:val="0054376B"/>
    <w:rsid w:val="00543CD9"/>
    <w:rsid w:val="00543D45"/>
    <w:rsid w:val="00543E29"/>
    <w:rsid w:val="00543EFB"/>
    <w:rsid w:val="005446CE"/>
    <w:rsid w:val="00544A45"/>
    <w:rsid w:val="0054503C"/>
    <w:rsid w:val="00545364"/>
    <w:rsid w:val="005456C1"/>
    <w:rsid w:val="005464AE"/>
    <w:rsid w:val="00546CB0"/>
    <w:rsid w:val="00547300"/>
    <w:rsid w:val="00547773"/>
    <w:rsid w:val="00547934"/>
    <w:rsid w:val="00550B4C"/>
    <w:rsid w:val="00550E92"/>
    <w:rsid w:val="00551710"/>
    <w:rsid w:val="005518F8"/>
    <w:rsid w:val="00551971"/>
    <w:rsid w:val="00551B54"/>
    <w:rsid w:val="00551FD2"/>
    <w:rsid w:val="00552B57"/>
    <w:rsid w:val="00552BEE"/>
    <w:rsid w:val="00553036"/>
    <w:rsid w:val="00553077"/>
    <w:rsid w:val="00553318"/>
    <w:rsid w:val="00553709"/>
    <w:rsid w:val="00553B6D"/>
    <w:rsid w:val="005545DF"/>
    <w:rsid w:val="00554927"/>
    <w:rsid w:val="00554ACA"/>
    <w:rsid w:val="00556AB9"/>
    <w:rsid w:val="00556C88"/>
    <w:rsid w:val="00556F1C"/>
    <w:rsid w:val="005570D1"/>
    <w:rsid w:val="00557175"/>
    <w:rsid w:val="0055752A"/>
    <w:rsid w:val="0055792F"/>
    <w:rsid w:val="005607D6"/>
    <w:rsid w:val="005607E9"/>
    <w:rsid w:val="00561BD5"/>
    <w:rsid w:val="00561C10"/>
    <w:rsid w:val="00561F65"/>
    <w:rsid w:val="00562E63"/>
    <w:rsid w:val="005630C7"/>
    <w:rsid w:val="00563199"/>
    <w:rsid w:val="005636B2"/>
    <w:rsid w:val="00563AC9"/>
    <w:rsid w:val="00563C0D"/>
    <w:rsid w:val="0056452D"/>
    <w:rsid w:val="00564764"/>
    <w:rsid w:val="00564A84"/>
    <w:rsid w:val="00564C9A"/>
    <w:rsid w:val="00564D63"/>
    <w:rsid w:val="0056503D"/>
    <w:rsid w:val="005651A1"/>
    <w:rsid w:val="00565A11"/>
    <w:rsid w:val="00565D16"/>
    <w:rsid w:val="00565DB9"/>
    <w:rsid w:val="00566A05"/>
    <w:rsid w:val="00566AB0"/>
    <w:rsid w:val="00566C58"/>
    <w:rsid w:val="00567538"/>
    <w:rsid w:val="00567A4F"/>
    <w:rsid w:val="00567E8C"/>
    <w:rsid w:val="005700BE"/>
    <w:rsid w:val="005703FE"/>
    <w:rsid w:val="0057071C"/>
    <w:rsid w:val="00570FDA"/>
    <w:rsid w:val="005712C5"/>
    <w:rsid w:val="00571701"/>
    <w:rsid w:val="00571EB0"/>
    <w:rsid w:val="0057202D"/>
    <w:rsid w:val="005722EB"/>
    <w:rsid w:val="0057305F"/>
    <w:rsid w:val="005734AA"/>
    <w:rsid w:val="0057355D"/>
    <w:rsid w:val="00573658"/>
    <w:rsid w:val="00573F4D"/>
    <w:rsid w:val="0057434E"/>
    <w:rsid w:val="00574A3C"/>
    <w:rsid w:val="00574BC8"/>
    <w:rsid w:val="00574FA4"/>
    <w:rsid w:val="00575229"/>
    <w:rsid w:val="00575C1D"/>
    <w:rsid w:val="00576A5E"/>
    <w:rsid w:val="00576B70"/>
    <w:rsid w:val="00576C67"/>
    <w:rsid w:val="00576F6E"/>
    <w:rsid w:val="00576FE2"/>
    <w:rsid w:val="00576FF4"/>
    <w:rsid w:val="00577039"/>
    <w:rsid w:val="005775D9"/>
    <w:rsid w:val="005777D0"/>
    <w:rsid w:val="005778CC"/>
    <w:rsid w:val="00580094"/>
    <w:rsid w:val="005802B5"/>
    <w:rsid w:val="005802F4"/>
    <w:rsid w:val="00580D96"/>
    <w:rsid w:val="005810A5"/>
    <w:rsid w:val="00581446"/>
    <w:rsid w:val="005814A8"/>
    <w:rsid w:val="005815BF"/>
    <w:rsid w:val="005816F1"/>
    <w:rsid w:val="00581E27"/>
    <w:rsid w:val="00582610"/>
    <w:rsid w:val="00582DA1"/>
    <w:rsid w:val="005836C0"/>
    <w:rsid w:val="00584116"/>
    <w:rsid w:val="00584F03"/>
    <w:rsid w:val="00585A17"/>
    <w:rsid w:val="0058653B"/>
    <w:rsid w:val="00587218"/>
    <w:rsid w:val="0058737B"/>
    <w:rsid w:val="00587B6C"/>
    <w:rsid w:val="00587F09"/>
    <w:rsid w:val="005902EC"/>
    <w:rsid w:val="005906D8"/>
    <w:rsid w:val="0059082E"/>
    <w:rsid w:val="005909E6"/>
    <w:rsid w:val="00590B55"/>
    <w:rsid w:val="0059108A"/>
    <w:rsid w:val="00591721"/>
    <w:rsid w:val="005917DE"/>
    <w:rsid w:val="00591F9A"/>
    <w:rsid w:val="0059222D"/>
    <w:rsid w:val="005923B4"/>
    <w:rsid w:val="00592432"/>
    <w:rsid w:val="00592460"/>
    <w:rsid w:val="00592DDC"/>
    <w:rsid w:val="0059362A"/>
    <w:rsid w:val="0059386B"/>
    <w:rsid w:val="00593B1E"/>
    <w:rsid w:val="00594850"/>
    <w:rsid w:val="00595202"/>
    <w:rsid w:val="005969A7"/>
    <w:rsid w:val="00597062"/>
    <w:rsid w:val="00597480"/>
    <w:rsid w:val="005976F0"/>
    <w:rsid w:val="0059776C"/>
    <w:rsid w:val="00597BCE"/>
    <w:rsid w:val="00597E0F"/>
    <w:rsid w:val="005A037E"/>
    <w:rsid w:val="005A0793"/>
    <w:rsid w:val="005A0B19"/>
    <w:rsid w:val="005A19E6"/>
    <w:rsid w:val="005A2158"/>
    <w:rsid w:val="005A2609"/>
    <w:rsid w:val="005A2BCE"/>
    <w:rsid w:val="005A2CC0"/>
    <w:rsid w:val="005A2F1B"/>
    <w:rsid w:val="005A2F73"/>
    <w:rsid w:val="005A39C8"/>
    <w:rsid w:val="005A3B28"/>
    <w:rsid w:val="005A3C35"/>
    <w:rsid w:val="005A4BB9"/>
    <w:rsid w:val="005A4D5F"/>
    <w:rsid w:val="005A53B9"/>
    <w:rsid w:val="005A554E"/>
    <w:rsid w:val="005A5B13"/>
    <w:rsid w:val="005A6294"/>
    <w:rsid w:val="005A6620"/>
    <w:rsid w:val="005A6EDB"/>
    <w:rsid w:val="005A7642"/>
    <w:rsid w:val="005A76C2"/>
    <w:rsid w:val="005A78F6"/>
    <w:rsid w:val="005A7B15"/>
    <w:rsid w:val="005A7DFB"/>
    <w:rsid w:val="005A7FB7"/>
    <w:rsid w:val="005B00C7"/>
    <w:rsid w:val="005B0801"/>
    <w:rsid w:val="005B1678"/>
    <w:rsid w:val="005B1AA2"/>
    <w:rsid w:val="005B24D2"/>
    <w:rsid w:val="005B251C"/>
    <w:rsid w:val="005B2A45"/>
    <w:rsid w:val="005B2D03"/>
    <w:rsid w:val="005B3E47"/>
    <w:rsid w:val="005B47F9"/>
    <w:rsid w:val="005B4A30"/>
    <w:rsid w:val="005B54FA"/>
    <w:rsid w:val="005B5605"/>
    <w:rsid w:val="005B5946"/>
    <w:rsid w:val="005B5C7E"/>
    <w:rsid w:val="005B68B0"/>
    <w:rsid w:val="005B6DA6"/>
    <w:rsid w:val="005B729B"/>
    <w:rsid w:val="005B7646"/>
    <w:rsid w:val="005B7AA2"/>
    <w:rsid w:val="005B7B35"/>
    <w:rsid w:val="005B7B41"/>
    <w:rsid w:val="005B7F8D"/>
    <w:rsid w:val="005C0432"/>
    <w:rsid w:val="005C0697"/>
    <w:rsid w:val="005C0A6F"/>
    <w:rsid w:val="005C13FF"/>
    <w:rsid w:val="005C2BFE"/>
    <w:rsid w:val="005C3244"/>
    <w:rsid w:val="005C349A"/>
    <w:rsid w:val="005C37C2"/>
    <w:rsid w:val="005C37EE"/>
    <w:rsid w:val="005C3836"/>
    <w:rsid w:val="005C3B7A"/>
    <w:rsid w:val="005C4984"/>
    <w:rsid w:val="005C4F7A"/>
    <w:rsid w:val="005C5284"/>
    <w:rsid w:val="005C572A"/>
    <w:rsid w:val="005C615C"/>
    <w:rsid w:val="005C6B76"/>
    <w:rsid w:val="005C6F11"/>
    <w:rsid w:val="005C7034"/>
    <w:rsid w:val="005C76FB"/>
    <w:rsid w:val="005C772D"/>
    <w:rsid w:val="005C7C71"/>
    <w:rsid w:val="005D01DA"/>
    <w:rsid w:val="005D054D"/>
    <w:rsid w:val="005D1597"/>
    <w:rsid w:val="005D1EF4"/>
    <w:rsid w:val="005D27DD"/>
    <w:rsid w:val="005D29FE"/>
    <w:rsid w:val="005D31E7"/>
    <w:rsid w:val="005D32A4"/>
    <w:rsid w:val="005D3402"/>
    <w:rsid w:val="005D3660"/>
    <w:rsid w:val="005D39F3"/>
    <w:rsid w:val="005D41C0"/>
    <w:rsid w:val="005D4460"/>
    <w:rsid w:val="005D479C"/>
    <w:rsid w:val="005D49ED"/>
    <w:rsid w:val="005D4F72"/>
    <w:rsid w:val="005D5371"/>
    <w:rsid w:val="005D6B12"/>
    <w:rsid w:val="005D747C"/>
    <w:rsid w:val="005D77A4"/>
    <w:rsid w:val="005D7B02"/>
    <w:rsid w:val="005D7DF5"/>
    <w:rsid w:val="005E029E"/>
    <w:rsid w:val="005E0506"/>
    <w:rsid w:val="005E05D6"/>
    <w:rsid w:val="005E0F54"/>
    <w:rsid w:val="005E10EC"/>
    <w:rsid w:val="005E1B28"/>
    <w:rsid w:val="005E1C36"/>
    <w:rsid w:val="005E2756"/>
    <w:rsid w:val="005E2793"/>
    <w:rsid w:val="005E2C1D"/>
    <w:rsid w:val="005E2C53"/>
    <w:rsid w:val="005E2E74"/>
    <w:rsid w:val="005E353B"/>
    <w:rsid w:val="005E36BB"/>
    <w:rsid w:val="005E4630"/>
    <w:rsid w:val="005E4C94"/>
    <w:rsid w:val="005E4C9C"/>
    <w:rsid w:val="005E4E17"/>
    <w:rsid w:val="005E4F6C"/>
    <w:rsid w:val="005E515C"/>
    <w:rsid w:val="005E544E"/>
    <w:rsid w:val="005E59F9"/>
    <w:rsid w:val="005E5B4A"/>
    <w:rsid w:val="005E6129"/>
    <w:rsid w:val="005E624E"/>
    <w:rsid w:val="005E70C9"/>
    <w:rsid w:val="005E761A"/>
    <w:rsid w:val="005F016E"/>
    <w:rsid w:val="005F0318"/>
    <w:rsid w:val="005F093B"/>
    <w:rsid w:val="005F0EEC"/>
    <w:rsid w:val="005F1205"/>
    <w:rsid w:val="005F126B"/>
    <w:rsid w:val="005F1FAD"/>
    <w:rsid w:val="005F26DA"/>
    <w:rsid w:val="005F26FD"/>
    <w:rsid w:val="005F2903"/>
    <w:rsid w:val="005F2975"/>
    <w:rsid w:val="005F32A5"/>
    <w:rsid w:val="005F432F"/>
    <w:rsid w:val="005F4C02"/>
    <w:rsid w:val="005F5303"/>
    <w:rsid w:val="005F55E2"/>
    <w:rsid w:val="005F5889"/>
    <w:rsid w:val="005F5D6A"/>
    <w:rsid w:val="005F60CA"/>
    <w:rsid w:val="005F6244"/>
    <w:rsid w:val="005F6272"/>
    <w:rsid w:val="005F66D4"/>
    <w:rsid w:val="005F69EA"/>
    <w:rsid w:val="005F6B67"/>
    <w:rsid w:val="005F70D8"/>
    <w:rsid w:val="005F77DC"/>
    <w:rsid w:val="005F7D68"/>
    <w:rsid w:val="005F7EE9"/>
    <w:rsid w:val="006001B1"/>
    <w:rsid w:val="0060036C"/>
    <w:rsid w:val="006006B2"/>
    <w:rsid w:val="0060154B"/>
    <w:rsid w:val="00601750"/>
    <w:rsid w:val="00601A40"/>
    <w:rsid w:val="0060244A"/>
    <w:rsid w:val="006024EB"/>
    <w:rsid w:val="00602917"/>
    <w:rsid w:val="00602C41"/>
    <w:rsid w:val="00602D2C"/>
    <w:rsid w:val="00603812"/>
    <w:rsid w:val="00603D2C"/>
    <w:rsid w:val="00604848"/>
    <w:rsid w:val="0060548E"/>
    <w:rsid w:val="00605E14"/>
    <w:rsid w:val="00605E6C"/>
    <w:rsid w:val="00606126"/>
    <w:rsid w:val="0060647E"/>
    <w:rsid w:val="00607979"/>
    <w:rsid w:val="00607A20"/>
    <w:rsid w:val="00607A48"/>
    <w:rsid w:val="00610690"/>
    <w:rsid w:val="00610BE1"/>
    <w:rsid w:val="006121A8"/>
    <w:rsid w:val="006127A8"/>
    <w:rsid w:val="006127AE"/>
    <w:rsid w:val="006128AB"/>
    <w:rsid w:val="00612B6D"/>
    <w:rsid w:val="00612EA8"/>
    <w:rsid w:val="00613135"/>
    <w:rsid w:val="0061322C"/>
    <w:rsid w:val="00614516"/>
    <w:rsid w:val="006147E2"/>
    <w:rsid w:val="00614D55"/>
    <w:rsid w:val="006150AF"/>
    <w:rsid w:val="00615D1E"/>
    <w:rsid w:val="006162DE"/>
    <w:rsid w:val="0061640D"/>
    <w:rsid w:val="00616635"/>
    <w:rsid w:val="006176B3"/>
    <w:rsid w:val="00617B06"/>
    <w:rsid w:val="0062002D"/>
    <w:rsid w:val="006201FE"/>
    <w:rsid w:val="006204AB"/>
    <w:rsid w:val="00620E31"/>
    <w:rsid w:val="00621C29"/>
    <w:rsid w:val="00621D9F"/>
    <w:rsid w:val="006223EB"/>
    <w:rsid w:val="0062245B"/>
    <w:rsid w:val="00622610"/>
    <w:rsid w:val="0062267D"/>
    <w:rsid w:val="00622AD6"/>
    <w:rsid w:val="00622CD1"/>
    <w:rsid w:val="006235F3"/>
    <w:rsid w:val="00623AEE"/>
    <w:rsid w:val="00624329"/>
    <w:rsid w:val="00624337"/>
    <w:rsid w:val="00624403"/>
    <w:rsid w:val="00624A0D"/>
    <w:rsid w:val="0062535D"/>
    <w:rsid w:val="006256C4"/>
    <w:rsid w:val="00625A80"/>
    <w:rsid w:val="00625C53"/>
    <w:rsid w:val="00627CC1"/>
    <w:rsid w:val="00627FA7"/>
    <w:rsid w:val="006300BF"/>
    <w:rsid w:val="00630398"/>
    <w:rsid w:val="0063042B"/>
    <w:rsid w:val="00631449"/>
    <w:rsid w:val="00631C93"/>
    <w:rsid w:val="006320B2"/>
    <w:rsid w:val="00632A87"/>
    <w:rsid w:val="00632B4D"/>
    <w:rsid w:val="00633247"/>
    <w:rsid w:val="00633A40"/>
    <w:rsid w:val="00634195"/>
    <w:rsid w:val="006346A3"/>
    <w:rsid w:val="00635098"/>
    <w:rsid w:val="0063521F"/>
    <w:rsid w:val="006353B6"/>
    <w:rsid w:val="00635817"/>
    <w:rsid w:val="006359D4"/>
    <w:rsid w:val="00635B5E"/>
    <w:rsid w:val="00635D1F"/>
    <w:rsid w:val="00636299"/>
    <w:rsid w:val="006364E3"/>
    <w:rsid w:val="00636931"/>
    <w:rsid w:val="006369BD"/>
    <w:rsid w:val="00636F7C"/>
    <w:rsid w:val="006372E5"/>
    <w:rsid w:val="00637539"/>
    <w:rsid w:val="00637C6C"/>
    <w:rsid w:val="00640020"/>
    <w:rsid w:val="00640093"/>
    <w:rsid w:val="006404EC"/>
    <w:rsid w:val="00640580"/>
    <w:rsid w:val="0064089C"/>
    <w:rsid w:val="00640C01"/>
    <w:rsid w:val="00641375"/>
    <w:rsid w:val="006418C0"/>
    <w:rsid w:val="00642924"/>
    <w:rsid w:val="00642A9A"/>
    <w:rsid w:val="0064356A"/>
    <w:rsid w:val="00643870"/>
    <w:rsid w:val="00643AE2"/>
    <w:rsid w:val="00643AF1"/>
    <w:rsid w:val="00644CEA"/>
    <w:rsid w:val="00645602"/>
    <w:rsid w:val="006456F3"/>
    <w:rsid w:val="006458CF"/>
    <w:rsid w:val="00645B72"/>
    <w:rsid w:val="00645F68"/>
    <w:rsid w:val="00646341"/>
    <w:rsid w:val="0064792E"/>
    <w:rsid w:val="006502CC"/>
    <w:rsid w:val="0065060C"/>
    <w:rsid w:val="00650816"/>
    <w:rsid w:val="00650911"/>
    <w:rsid w:val="00651623"/>
    <w:rsid w:val="0065192D"/>
    <w:rsid w:val="00651C71"/>
    <w:rsid w:val="00652352"/>
    <w:rsid w:val="006524A3"/>
    <w:rsid w:val="00653796"/>
    <w:rsid w:val="006540A6"/>
    <w:rsid w:val="00654C8C"/>
    <w:rsid w:val="006551E2"/>
    <w:rsid w:val="0065548A"/>
    <w:rsid w:val="00655980"/>
    <w:rsid w:val="00655D35"/>
    <w:rsid w:val="00655E61"/>
    <w:rsid w:val="00655F92"/>
    <w:rsid w:val="00656089"/>
    <w:rsid w:val="0065608F"/>
    <w:rsid w:val="0065666E"/>
    <w:rsid w:val="00656D11"/>
    <w:rsid w:val="00656D9B"/>
    <w:rsid w:val="00656EAA"/>
    <w:rsid w:val="00656FCA"/>
    <w:rsid w:val="00657870"/>
    <w:rsid w:val="006600F0"/>
    <w:rsid w:val="006607A4"/>
    <w:rsid w:val="00661081"/>
    <w:rsid w:val="00661BF3"/>
    <w:rsid w:val="00662392"/>
    <w:rsid w:val="00662B7C"/>
    <w:rsid w:val="0066306F"/>
    <w:rsid w:val="0066341F"/>
    <w:rsid w:val="00663544"/>
    <w:rsid w:val="00663DF3"/>
    <w:rsid w:val="00664322"/>
    <w:rsid w:val="006644E0"/>
    <w:rsid w:val="0066468A"/>
    <w:rsid w:val="006647C6"/>
    <w:rsid w:val="00664E40"/>
    <w:rsid w:val="00665282"/>
    <w:rsid w:val="006652E3"/>
    <w:rsid w:val="0066594D"/>
    <w:rsid w:val="00665BBC"/>
    <w:rsid w:val="00665C3B"/>
    <w:rsid w:val="00665CDC"/>
    <w:rsid w:val="00666240"/>
    <w:rsid w:val="00666CF4"/>
    <w:rsid w:val="0066763F"/>
    <w:rsid w:val="0066787D"/>
    <w:rsid w:val="0066790E"/>
    <w:rsid w:val="00667DE7"/>
    <w:rsid w:val="00670E02"/>
    <w:rsid w:val="00671CD3"/>
    <w:rsid w:val="00671E32"/>
    <w:rsid w:val="0067233E"/>
    <w:rsid w:val="006725C4"/>
    <w:rsid w:val="00672F12"/>
    <w:rsid w:val="00672FFE"/>
    <w:rsid w:val="0067362E"/>
    <w:rsid w:val="0067378B"/>
    <w:rsid w:val="00673D10"/>
    <w:rsid w:val="0067433D"/>
    <w:rsid w:val="00674B42"/>
    <w:rsid w:val="00674B56"/>
    <w:rsid w:val="00674D26"/>
    <w:rsid w:val="00674E9C"/>
    <w:rsid w:val="006750A7"/>
    <w:rsid w:val="006750B4"/>
    <w:rsid w:val="00675536"/>
    <w:rsid w:val="0067596B"/>
    <w:rsid w:val="00676A13"/>
    <w:rsid w:val="006770CC"/>
    <w:rsid w:val="006777AF"/>
    <w:rsid w:val="00680661"/>
    <w:rsid w:val="00680758"/>
    <w:rsid w:val="006807EF"/>
    <w:rsid w:val="00680A07"/>
    <w:rsid w:val="00680DD8"/>
    <w:rsid w:val="0068163E"/>
    <w:rsid w:val="006818B5"/>
    <w:rsid w:val="0068233E"/>
    <w:rsid w:val="00682489"/>
    <w:rsid w:val="0068273D"/>
    <w:rsid w:val="00682A3F"/>
    <w:rsid w:val="00682CDD"/>
    <w:rsid w:val="00683145"/>
    <w:rsid w:val="00683858"/>
    <w:rsid w:val="00683C8E"/>
    <w:rsid w:val="0068401A"/>
    <w:rsid w:val="006841F6"/>
    <w:rsid w:val="00684AC7"/>
    <w:rsid w:val="00685555"/>
    <w:rsid w:val="006859D2"/>
    <w:rsid w:val="00687395"/>
    <w:rsid w:val="006875F9"/>
    <w:rsid w:val="0068774D"/>
    <w:rsid w:val="00687C7F"/>
    <w:rsid w:val="0069005A"/>
    <w:rsid w:val="00690693"/>
    <w:rsid w:val="0069095B"/>
    <w:rsid w:val="006910BC"/>
    <w:rsid w:val="00691363"/>
    <w:rsid w:val="00691432"/>
    <w:rsid w:val="00691553"/>
    <w:rsid w:val="00691776"/>
    <w:rsid w:val="006918BC"/>
    <w:rsid w:val="00691F66"/>
    <w:rsid w:val="0069256B"/>
    <w:rsid w:val="00692F5A"/>
    <w:rsid w:val="0069361C"/>
    <w:rsid w:val="00693720"/>
    <w:rsid w:val="00693D61"/>
    <w:rsid w:val="006940CE"/>
    <w:rsid w:val="00694528"/>
    <w:rsid w:val="006948AE"/>
    <w:rsid w:val="00694EC9"/>
    <w:rsid w:val="0069589A"/>
    <w:rsid w:val="00695B50"/>
    <w:rsid w:val="00696712"/>
    <w:rsid w:val="00696B11"/>
    <w:rsid w:val="00696E53"/>
    <w:rsid w:val="00697175"/>
    <w:rsid w:val="00697DCC"/>
    <w:rsid w:val="006A050F"/>
    <w:rsid w:val="006A179C"/>
    <w:rsid w:val="006A1DDA"/>
    <w:rsid w:val="006A263C"/>
    <w:rsid w:val="006A297C"/>
    <w:rsid w:val="006A2EB6"/>
    <w:rsid w:val="006A2FCE"/>
    <w:rsid w:val="006A359C"/>
    <w:rsid w:val="006A3B73"/>
    <w:rsid w:val="006A3E44"/>
    <w:rsid w:val="006A4307"/>
    <w:rsid w:val="006A4316"/>
    <w:rsid w:val="006A4805"/>
    <w:rsid w:val="006A494C"/>
    <w:rsid w:val="006A497C"/>
    <w:rsid w:val="006A5004"/>
    <w:rsid w:val="006A522E"/>
    <w:rsid w:val="006A5876"/>
    <w:rsid w:val="006A5A7A"/>
    <w:rsid w:val="006A5E18"/>
    <w:rsid w:val="006A5EA9"/>
    <w:rsid w:val="006A5F51"/>
    <w:rsid w:val="006A69D6"/>
    <w:rsid w:val="006A71B1"/>
    <w:rsid w:val="006A75BE"/>
    <w:rsid w:val="006A7728"/>
    <w:rsid w:val="006A7AF7"/>
    <w:rsid w:val="006B06F4"/>
    <w:rsid w:val="006B19E0"/>
    <w:rsid w:val="006B1D49"/>
    <w:rsid w:val="006B2251"/>
    <w:rsid w:val="006B25D4"/>
    <w:rsid w:val="006B2D63"/>
    <w:rsid w:val="006B328C"/>
    <w:rsid w:val="006B3296"/>
    <w:rsid w:val="006B3750"/>
    <w:rsid w:val="006B3A78"/>
    <w:rsid w:val="006B3C20"/>
    <w:rsid w:val="006B4069"/>
    <w:rsid w:val="006B4355"/>
    <w:rsid w:val="006B45AA"/>
    <w:rsid w:val="006B47B2"/>
    <w:rsid w:val="006B4973"/>
    <w:rsid w:val="006B4E1A"/>
    <w:rsid w:val="006B50C2"/>
    <w:rsid w:val="006B50C5"/>
    <w:rsid w:val="006B5C8F"/>
    <w:rsid w:val="006B63A3"/>
    <w:rsid w:val="006B6955"/>
    <w:rsid w:val="006B6B32"/>
    <w:rsid w:val="006B7621"/>
    <w:rsid w:val="006B7B27"/>
    <w:rsid w:val="006B7C79"/>
    <w:rsid w:val="006C025B"/>
    <w:rsid w:val="006C0F53"/>
    <w:rsid w:val="006C10F3"/>
    <w:rsid w:val="006C1226"/>
    <w:rsid w:val="006C1400"/>
    <w:rsid w:val="006C1CA3"/>
    <w:rsid w:val="006C26BD"/>
    <w:rsid w:val="006C2B79"/>
    <w:rsid w:val="006C34B9"/>
    <w:rsid w:val="006C37C9"/>
    <w:rsid w:val="006C3E94"/>
    <w:rsid w:val="006C449A"/>
    <w:rsid w:val="006C47ED"/>
    <w:rsid w:val="006C4D04"/>
    <w:rsid w:val="006C4F57"/>
    <w:rsid w:val="006C50E5"/>
    <w:rsid w:val="006C56EF"/>
    <w:rsid w:val="006C5795"/>
    <w:rsid w:val="006C5811"/>
    <w:rsid w:val="006C5A01"/>
    <w:rsid w:val="006C5E22"/>
    <w:rsid w:val="006C606C"/>
    <w:rsid w:val="006C6244"/>
    <w:rsid w:val="006C6257"/>
    <w:rsid w:val="006C68E8"/>
    <w:rsid w:val="006C6A87"/>
    <w:rsid w:val="006C784A"/>
    <w:rsid w:val="006C7B9A"/>
    <w:rsid w:val="006C7FA6"/>
    <w:rsid w:val="006C7FC1"/>
    <w:rsid w:val="006D0126"/>
    <w:rsid w:val="006D0543"/>
    <w:rsid w:val="006D06F9"/>
    <w:rsid w:val="006D0B03"/>
    <w:rsid w:val="006D121F"/>
    <w:rsid w:val="006D1405"/>
    <w:rsid w:val="006D2245"/>
    <w:rsid w:val="006D22B9"/>
    <w:rsid w:val="006D26D1"/>
    <w:rsid w:val="006D2B1C"/>
    <w:rsid w:val="006D3347"/>
    <w:rsid w:val="006D39EB"/>
    <w:rsid w:val="006D3B0A"/>
    <w:rsid w:val="006D3EA8"/>
    <w:rsid w:val="006D4251"/>
    <w:rsid w:val="006D47AC"/>
    <w:rsid w:val="006D4A5D"/>
    <w:rsid w:val="006D4B4E"/>
    <w:rsid w:val="006D4D20"/>
    <w:rsid w:val="006D52E4"/>
    <w:rsid w:val="006D55F8"/>
    <w:rsid w:val="006D56AC"/>
    <w:rsid w:val="006D5CD0"/>
    <w:rsid w:val="006D5EFB"/>
    <w:rsid w:val="006D608F"/>
    <w:rsid w:val="006D638C"/>
    <w:rsid w:val="006D6867"/>
    <w:rsid w:val="006D6BD4"/>
    <w:rsid w:val="006D7287"/>
    <w:rsid w:val="006D7F58"/>
    <w:rsid w:val="006E0726"/>
    <w:rsid w:val="006E07C8"/>
    <w:rsid w:val="006E0E50"/>
    <w:rsid w:val="006E0F63"/>
    <w:rsid w:val="006E164A"/>
    <w:rsid w:val="006E1770"/>
    <w:rsid w:val="006E1887"/>
    <w:rsid w:val="006E2629"/>
    <w:rsid w:val="006E28D8"/>
    <w:rsid w:val="006E2BE5"/>
    <w:rsid w:val="006E2FCD"/>
    <w:rsid w:val="006E312D"/>
    <w:rsid w:val="006E3251"/>
    <w:rsid w:val="006E33F1"/>
    <w:rsid w:val="006E3E41"/>
    <w:rsid w:val="006E3E61"/>
    <w:rsid w:val="006E3F96"/>
    <w:rsid w:val="006E4019"/>
    <w:rsid w:val="006E47BC"/>
    <w:rsid w:val="006E4A54"/>
    <w:rsid w:val="006E50C5"/>
    <w:rsid w:val="006E53EC"/>
    <w:rsid w:val="006E58BB"/>
    <w:rsid w:val="006E5A3E"/>
    <w:rsid w:val="006E5B20"/>
    <w:rsid w:val="006E7321"/>
    <w:rsid w:val="006E7562"/>
    <w:rsid w:val="006F0014"/>
    <w:rsid w:val="006F0127"/>
    <w:rsid w:val="006F013D"/>
    <w:rsid w:val="006F0335"/>
    <w:rsid w:val="006F0408"/>
    <w:rsid w:val="006F0416"/>
    <w:rsid w:val="006F0511"/>
    <w:rsid w:val="006F0546"/>
    <w:rsid w:val="006F07FE"/>
    <w:rsid w:val="006F0C27"/>
    <w:rsid w:val="006F0D07"/>
    <w:rsid w:val="006F16BB"/>
    <w:rsid w:val="006F2CF8"/>
    <w:rsid w:val="006F3389"/>
    <w:rsid w:val="006F3391"/>
    <w:rsid w:val="006F393C"/>
    <w:rsid w:val="006F3CFC"/>
    <w:rsid w:val="006F44DA"/>
    <w:rsid w:val="006F4510"/>
    <w:rsid w:val="006F475C"/>
    <w:rsid w:val="006F4F33"/>
    <w:rsid w:val="006F4FD5"/>
    <w:rsid w:val="006F5A80"/>
    <w:rsid w:val="006F6137"/>
    <w:rsid w:val="006F61C5"/>
    <w:rsid w:val="006F6966"/>
    <w:rsid w:val="006F776E"/>
    <w:rsid w:val="006F7B92"/>
    <w:rsid w:val="006F7DFF"/>
    <w:rsid w:val="006F7F3C"/>
    <w:rsid w:val="00700DAD"/>
    <w:rsid w:val="00700EFF"/>
    <w:rsid w:val="007012EE"/>
    <w:rsid w:val="00701740"/>
    <w:rsid w:val="007017C7"/>
    <w:rsid w:val="007019F1"/>
    <w:rsid w:val="00701A23"/>
    <w:rsid w:val="0070212A"/>
    <w:rsid w:val="007028EC"/>
    <w:rsid w:val="00704E82"/>
    <w:rsid w:val="00705452"/>
    <w:rsid w:val="00705593"/>
    <w:rsid w:val="00705BE7"/>
    <w:rsid w:val="00705C01"/>
    <w:rsid w:val="00705C8C"/>
    <w:rsid w:val="00705CF3"/>
    <w:rsid w:val="00705E07"/>
    <w:rsid w:val="00706064"/>
    <w:rsid w:val="00706BE5"/>
    <w:rsid w:val="00706F10"/>
    <w:rsid w:val="00707465"/>
    <w:rsid w:val="0071008E"/>
    <w:rsid w:val="00710B35"/>
    <w:rsid w:val="00710B88"/>
    <w:rsid w:val="00710E0C"/>
    <w:rsid w:val="00710E86"/>
    <w:rsid w:val="00711185"/>
    <w:rsid w:val="00711859"/>
    <w:rsid w:val="00713001"/>
    <w:rsid w:val="00713ED8"/>
    <w:rsid w:val="0071402D"/>
    <w:rsid w:val="007140CF"/>
    <w:rsid w:val="007145EB"/>
    <w:rsid w:val="00714A73"/>
    <w:rsid w:val="00714B3A"/>
    <w:rsid w:val="00714E41"/>
    <w:rsid w:val="007152E6"/>
    <w:rsid w:val="007154B7"/>
    <w:rsid w:val="00715B21"/>
    <w:rsid w:val="00716041"/>
    <w:rsid w:val="0071655E"/>
    <w:rsid w:val="007169C5"/>
    <w:rsid w:val="00716B17"/>
    <w:rsid w:val="00717690"/>
    <w:rsid w:val="0071783E"/>
    <w:rsid w:val="00717A37"/>
    <w:rsid w:val="00717AFB"/>
    <w:rsid w:val="00717C58"/>
    <w:rsid w:val="00717D1B"/>
    <w:rsid w:val="007201D3"/>
    <w:rsid w:val="00720FD9"/>
    <w:rsid w:val="00721058"/>
    <w:rsid w:val="00721E66"/>
    <w:rsid w:val="00722050"/>
    <w:rsid w:val="0072210E"/>
    <w:rsid w:val="00722437"/>
    <w:rsid w:val="0072251C"/>
    <w:rsid w:val="00722709"/>
    <w:rsid w:val="00722DCE"/>
    <w:rsid w:val="00723034"/>
    <w:rsid w:val="0072325A"/>
    <w:rsid w:val="007242B1"/>
    <w:rsid w:val="007243B0"/>
    <w:rsid w:val="007244EE"/>
    <w:rsid w:val="00724880"/>
    <w:rsid w:val="007250B0"/>
    <w:rsid w:val="00725420"/>
    <w:rsid w:val="007255F9"/>
    <w:rsid w:val="00725E8E"/>
    <w:rsid w:val="00725FCE"/>
    <w:rsid w:val="0072677C"/>
    <w:rsid w:val="00726C2F"/>
    <w:rsid w:val="00726DE6"/>
    <w:rsid w:val="00726EC2"/>
    <w:rsid w:val="00726EE8"/>
    <w:rsid w:val="007301C2"/>
    <w:rsid w:val="007301CF"/>
    <w:rsid w:val="0073084B"/>
    <w:rsid w:val="00730FDC"/>
    <w:rsid w:val="00731CB3"/>
    <w:rsid w:val="00731DD8"/>
    <w:rsid w:val="007321CE"/>
    <w:rsid w:val="00732309"/>
    <w:rsid w:val="00732568"/>
    <w:rsid w:val="007325D7"/>
    <w:rsid w:val="00732668"/>
    <w:rsid w:val="00732D79"/>
    <w:rsid w:val="00733046"/>
    <w:rsid w:val="007331B6"/>
    <w:rsid w:val="0073334E"/>
    <w:rsid w:val="00733573"/>
    <w:rsid w:val="0073391C"/>
    <w:rsid w:val="00733B5C"/>
    <w:rsid w:val="00733C96"/>
    <w:rsid w:val="00734299"/>
    <w:rsid w:val="00734BFA"/>
    <w:rsid w:val="00734FAD"/>
    <w:rsid w:val="00735647"/>
    <w:rsid w:val="007357D8"/>
    <w:rsid w:val="007359CA"/>
    <w:rsid w:val="00736050"/>
    <w:rsid w:val="007360EB"/>
    <w:rsid w:val="00736168"/>
    <w:rsid w:val="00736443"/>
    <w:rsid w:val="007364C4"/>
    <w:rsid w:val="00736748"/>
    <w:rsid w:val="00737069"/>
    <w:rsid w:val="007370C0"/>
    <w:rsid w:val="00737119"/>
    <w:rsid w:val="007405EE"/>
    <w:rsid w:val="0074064B"/>
    <w:rsid w:val="00740CF8"/>
    <w:rsid w:val="00740DC4"/>
    <w:rsid w:val="00741B94"/>
    <w:rsid w:val="00741E22"/>
    <w:rsid w:val="007421EC"/>
    <w:rsid w:val="00742475"/>
    <w:rsid w:val="00742520"/>
    <w:rsid w:val="00742B1E"/>
    <w:rsid w:val="00742CCF"/>
    <w:rsid w:val="007430BD"/>
    <w:rsid w:val="007437CC"/>
    <w:rsid w:val="00743A09"/>
    <w:rsid w:val="007442BD"/>
    <w:rsid w:val="007443B8"/>
    <w:rsid w:val="00744783"/>
    <w:rsid w:val="0074490E"/>
    <w:rsid w:val="00744F83"/>
    <w:rsid w:val="0074547B"/>
    <w:rsid w:val="007454FD"/>
    <w:rsid w:val="007458F9"/>
    <w:rsid w:val="00745A35"/>
    <w:rsid w:val="00745F0A"/>
    <w:rsid w:val="0074663C"/>
    <w:rsid w:val="0074703D"/>
    <w:rsid w:val="00747214"/>
    <w:rsid w:val="00747EF0"/>
    <w:rsid w:val="00750C4F"/>
    <w:rsid w:val="007510CA"/>
    <w:rsid w:val="007514C4"/>
    <w:rsid w:val="00751F5F"/>
    <w:rsid w:val="00752442"/>
    <w:rsid w:val="007527F0"/>
    <w:rsid w:val="007531CC"/>
    <w:rsid w:val="0075350B"/>
    <w:rsid w:val="0075428B"/>
    <w:rsid w:val="007545B3"/>
    <w:rsid w:val="0075473D"/>
    <w:rsid w:val="00754C8D"/>
    <w:rsid w:val="0075597C"/>
    <w:rsid w:val="007559A3"/>
    <w:rsid w:val="00755F7E"/>
    <w:rsid w:val="00756042"/>
    <w:rsid w:val="00756168"/>
    <w:rsid w:val="0075635A"/>
    <w:rsid w:val="00757965"/>
    <w:rsid w:val="00757ECC"/>
    <w:rsid w:val="00757EDF"/>
    <w:rsid w:val="00757F3E"/>
    <w:rsid w:val="007602CD"/>
    <w:rsid w:val="007604D6"/>
    <w:rsid w:val="007605B7"/>
    <w:rsid w:val="0076080F"/>
    <w:rsid w:val="007608E9"/>
    <w:rsid w:val="007609B6"/>
    <w:rsid w:val="007609F7"/>
    <w:rsid w:val="007613A7"/>
    <w:rsid w:val="00761BC8"/>
    <w:rsid w:val="00761DA7"/>
    <w:rsid w:val="00761FFB"/>
    <w:rsid w:val="00762159"/>
    <w:rsid w:val="00762350"/>
    <w:rsid w:val="007631BC"/>
    <w:rsid w:val="0076398D"/>
    <w:rsid w:val="0076398E"/>
    <w:rsid w:val="007643F0"/>
    <w:rsid w:val="00764589"/>
    <w:rsid w:val="0076503B"/>
    <w:rsid w:val="00765388"/>
    <w:rsid w:val="00765714"/>
    <w:rsid w:val="00765EAF"/>
    <w:rsid w:val="00766360"/>
    <w:rsid w:val="00766742"/>
    <w:rsid w:val="007671E3"/>
    <w:rsid w:val="007673F4"/>
    <w:rsid w:val="0076743A"/>
    <w:rsid w:val="0076781E"/>
    <w:rsid w:val="00767991"/>
    <w:rsid w:val="00767B08"/>
    <w:rsid w:val="00767B9C"/>
    <w:rsid w:val="00770313"/>
    <w:rsid w:val="007705E1"/>
    <w:rsid w:val="007712D6"/>
    <w:rsid w:val="0077144F"/>
    <w:rsid w:val="007717D6"/>
    <w:rsid w:val="00771958"/>
    <w:rsid w:val="00771CD3"/>
    <w:rsid w:val="007724CE"/>
    <w:rsid w:val="00774027"/>
    <w:rsid w:val="00774F27"/>
    <w:rsid w:val="00774FD8"/>
    <w:rsid w:val="00775148"/>
    <w:rsid w:val="00775269"/>
    <w:rsid w:val="00775588"/>
    <w:rsid w:val="00775848"/>
    <w:rsid w:val="007759C1"/>
    <w:rsid w:val="00775A03"/>
    <w:rsid w:val="00775D54"/>
    <w:rsid w:val="0077604E"/>
    <w:rsid w:val="007769B5"/>
    <w:rsid w:val="00776C17"/>
    <w:rsid w:val="00777241"/>
    <w:rsid w:val="0077743D"/>
    <w:rsid w:val="00777B67"/>
    <w:rsid w:val="00777D28"/>
    <w:rsid w:val="00780221"/>
    <w:rsid w:val="007808BC"/>
    <w:rsid w:val="00780901"/>
    <w:rsid w:val="00780B3C"/>
    <w:rsid w:val="0078171C"/>
    <w:rsid w:val="00781993"/>
    <w:rsid w:val="00781B01"/>
    <w:rsid w:val="00782066"/>
    <w:rsid w:val="0078245B"/>
    <w:rsid w:val="007824CD"/>
    <w:rsid w:val="00782ABE"/>
    <w:rsid w:val="00782C46"/>
    <w:rsid w:val="00782CD3"/>
    <w:rsid w:val="00782CF8"/>
    <w:rsid w:val="0078310C"/>
    <w:rsid w:val="007831FE"/>
    <w:rsid w:val="00783399"/>
    <w:rsid w:val="00783797"/>
    <w:rsid w:val="007837C4"/>
    <w:rsid w:val="00783935"/>
    <w:rsid w:val="00783D61"/>
    <w:rsid w:val="0078405D"/>
    <w:rsid w:val="007843EE"/>
    <w:rsid w:val="00784E3A"/>
    <w:rsid w:val="00784F9F"/>
    <w:rsid w:val="0078574E"/>
    <w:rsid w:val="00785AE2"/>
    <w:rsid w:val="007863E1"/>
    <w:rsid w:val="007867D1"/>
    <w:rsid w:val="00786BD5"/>
    <w:rsid w:val="00786CC0"/>
    <w:rsid w:val="00787A6E"/>
    <w:rsid w:val="00787C06"/>
    <w:rsid w:val="00787EB9"/>
    <w:rsid w:val="007901F6"/>
    <w:rsid w:val="00790903"/>
    <w:rsid w:val="00790CB5"/>
    <w:rsid w:val="00791156"/>
    <w:rsid w:val="007912C4"/>
    <w:rsid w:val="0079138A"/>
    <w:rsid w:val="0079197A"/>
    <w:rsid w:val="00791D5D"/>
    <w:rsid w:val="0079201F"/>
    <w:rsid w:val="0079222F"/>
    <w:rsid w:val="007928CB"/>
    <w:rsid w:val="00792B10"/>
    <w:rsid w:val="00794097"/>
    <w:rsid w:val="007942F8"/>
    <w:rsid w:val="007945A6"/>
    <w:rsid w:val="007945B8"/>
    <w:rsid w:val="00794CEA"/>
    <w:rsid w:val="00795DD0"/>
    <w:rsid w:val="007965C9"/>
    <w:rsid w:val="007966E6"/>
    <w:rsid w:val="0079685A"/>
    <w:rsid w:val="00797507"/>
    <w:rsid w:val="007979FA"/>
    <w:rsid w:val="007A0049"/>
    <w:rsid w:val="007A0110"/>
    <w:rsid w:val="007A085B"/>
    <w:rsid w:val="007A090A"/>
    <w:rsid w:val="007A0B84"/>
    <w:rsid w:val="007A0CEE"/>
    <w:rsid w:val="007A0E3D"/>
    <w:rsid w:val="007A13B5"/>
    <w:rsid w:val="007A16E0"/>
    <w:rsid w:val="007A1843"/>
    <w:rsid w:val="007A1B49"/>
    <w:rsid w:val="007A1B63"/>
    <w:rsid w:val="007A20ED"/>
    <w:rsid w:val="007A225E"/>
    <w:rsid w:val="007A261F"/>
    <w:rsid w:val="007A2710"/>
    <w:rsid w:val="007A276C"/>
    <w:rsid w:val="007A3935"/>
    <w:rsid w:val="007A45C7"/>
    <w:rsid w:val="007A4A19"/>
    <w:rsid w:val="007A5398"/>
    <w:rsid w:val="007A5519"/>
    <w:rsid w:val="007A6303"/>
    <w:rsid w:val="007A6337"/>
    <w:rsid w:val="007A6F0E"/>
    <w:rsid w:val="007A721D"/>
    <w:rsid w:val="007A7852"/>
    <w:rsid w:val="007A7998"/>
    <w:rsid w:val="007B05DB"/>
    <w:rsid w:val="007B0A71"/>
    <w:rsid w:val="007B0C67"/>
    <w:rsid w:val="007B0F51"/>
    <w:rsid w:val="007B1862"/>
    <w:rsid w:val="007B208B"/>
    <w:rsid w:val="007B2327"/>
    <w:rsid w:val="007B266C"/>
    <w:rsid w:val="007B2B2A"/>
    <w:rsid w:val="007B2EF2"/>
    <w:rsid w:val="007B30BD"/>
    <w:rsid w:val="007B3146"/>
    <w:rsid w:val="007B34B9"/>
    <w:rsid w:val="007B4857"/>
    <w:rsid w:val="007B4BC8"/>
    <w:rsid w:val="007B4D3A"/>
    <w:rsid w:val="007B507F"/>
    <w:rsid w:val="007B518B"/>
    <w:rsid w:val="007B5358"/>
    <w:rsid w:val="007B5423"/>
    <w:rsid w:val="007B553D"/>
    <w:rsid w:val="007B575B"/>
    <w:rsid w:val="007B590E"/>
    <w:rsid w:val="007B5A9B"/>
    <w:rsid w:val="007B645F"/>
    <w:rsid w:val="007B7880"/>
    <w:rsid w:val="007B7AE3"/>
    <w:rsid w:val="007B7F81"/>
    <w:rsid w:val="007B7FDB"/>
    <w:rsid w:val="007B7FF1"/>
    <w:rsid w:val="007C018E"/>
    <w:rsid w:val="007C045D"/>
    <w:rsid w:val="007C05CF"/>
    <w:rsid w:val="007C066D"/>
    <w:rsid w:val="007C0915"/>
    <w:rsid w:val="007C0F1A"/>
    <w:rsid w:val="007C1570"/>
    <w:rsid w:val="007C1B86"/>
    <w:rsid w:val="007C1C5C"/>
    <w:rsid w:val="007C1EC2"/>
    <w:rsid w:val="007C27E2"/>
    <w:rsid w:val="007C2D4F"/>
    <w:rsid w:val="007C3E51"/>
    <w:rsid w:val="007C3EC1"/>
    <w:rsid w:val="007C48B9"/>
    <w:rsid w:val="007C4EAE"/>
    <w:rsid w:val="007C527F"/>
    <w:rsid w:val="007C5FE5"/>
    <w:rsid w:val="007C60EB"/>
    <w:rsid w:val="007C62AC"/>
    <w:rsid w:val="007C79E5"/>
    <w:rsid w:val="007C7C9C"/>
    <w:rsid w:val="007D0523"/>
    <w:rsid w:val="007D114F"/>
    <w:rsid w:val="007D1B45"/>
    <w:rsid w:val="007D1DC1"/>
    <w:rsid w:val="007D2265"/>
    <w:rsid w:val="007D268B"/>
    <w:rsid w:val="007D2A74"/>
    <w:rsid w:val="007D2FAC"/>
    <w:rsid w:val="007D2FD0"/>
    <w:rsid w:val="007D356B"/>
    <w:rsid w:val="007D3B24"/>
    <w:rsid w:val="007D3BEF"/>
    <w:rsid w:val="007D3E2C"/>
    <w:rsid w:val="007D419C"/>
    <w:rsid w:val="007D4496"/>
    <w:rsid w:val="007D464C"/>
    <w:rsid w:val="007D49A8"/>
    <w:rsid w:val="007D4EA8"/>
    <w:rsid w:val="007D5047"/>
    <w:rsid w:val="007D55F9"/>
    <w:rsid w:val="007D5821"/>
    <w:rsid w:val="007D58F3"/>
    <w:rsid w:val="007D5C88"/>
    <w:rsid w:val="007D5D0F"/>
    <w:rsid w:val="007D5FCA"/>
    <w:rsid w:val="007D6776"/>
    <w:rsid w:val="007D69B8"/>
    <w:rsid w:val="007D7181"/>
    <w:rsid w:val="007D7C2B"/>
    <w:rsid w:val="007D7FA5"/>
    <w:rsid w:val="007E00AB"/>
    <w:rsid w:val="007E00B0"/>
    <w:rsid w:val="007E0AD9"/>
    <w:rsid w:val="007E0D6B"/>
    <w:rsid w:val="007E1208"/>
    <w:rsid w:val="007E147F"/>
    <w:rsid w:val="007E2158"/>
    <w:rsid w:val="007E23EF"/>
    <w:rsid w:val="007E281E"/>
    <w:rsid w:val="007E2E32"/>
    <w:rsid w:val="007E325C"/>
    <w:rsid w:val="007E3BD5"/>
    <w:rsid w:val="007E4C95"/>
    <w:rsid w:val="007E4FF6"/>
    <w:rsid w:val="007E5134"/>
    <w:rsid w:val="007E52C7"/>
    <w:rsid w:val="007E5491"/>
    <w:rsid w:val="007E5D67"/>
    <w:rsid w:val="007E671F"/>
    <w:rsid w:val="007E6F48"/>
    <w:rsid w:val="007E7084"/>
    <w:rsid w:val="007E70AB"/>
    <w:rsid w:val="007E7241"/>
    <w:rsid w:val="007E7436"/>
    <w:rsid w:val="007E743D"/>
    <w:rsid w:val="007E782D"/>
    <w:rsid w:val="007E7CB5"/>
    <w:rsid w:val="007E7E18"/>
    <w:rsid w:val="007E7EF4"/>
    <w:rsid w:val="007F0000"/>
    <w:rsid w:val="007F0358"/>
    <w:rsid w:val="007F0EE3"/>
    <w:rsid w:val="007F1141"/>
    <w:rsid w:val="007F148F"/>
    <w:rsid w:val="007F18AC"/>
    <w:rsid w:val="007F265B"/>
    <w:rsid w:val="007F3066"/>
    <w:rsid w:val="007F3B63"/>
    <w:rsid w:val="007F3C6D"/>
    <w:rsid w:val="007F4435"/>
    <w:rsid w:val="007F4A71"/>
    <w:rsid w:val="007F5030"/>
    <w:rsid w:val="007F563F"/>
    <w:rsid w:val="007F5C09"/>
    <w:rsid w:val="007F5FE4"/>
    <w:rsid w:val="00800013"/>
    <w:rsid w:val="008000CB"/>
    <w:rsid w:val="008002FA"/>
    <w:rsid w:val="00800614"/>
    <w:rsid w:val="00800761"/>
    <w:rsid w:val="00800970"/>
    <w:rsid w:val="00800A56"/>
    <w:rsid w:val="00800C93"/>
    <w:rsid w:val="0080104E"/>
    <w:rsid w:val="0080112B"/>
    <w:rsid w:val="008015BE"/>
    <w:rsid w:val="008016EE"/>
    <w:rsid w:val="0080227B"/>
    <w:rsid w:val="0080274B"/>
    <w:rsid w:val="00802BB1"/>
    <w:rsid w:val="00802F0C"/>
    <w:rsid w:val="0080302B"/>
    <w:rsid w:val="008039E7"/>
    <w:rsid w:val="00803D1D"/>
    <w:rsid w:val="00804026"/>
    <w:rsid w:val="00804515"/>
    <w:rsid w:val="00805087"/>
    <w:rsid w:val="0080533B"/>
    <w:rsid w:val="00805406"/>
    <w:rsid w:val="00805698"/>
    <w:rsid w:val="0080589D"/>
    <w:rsid w:val="00806379"/>
    <w:rsid w:val="00807CDF"/>
    <w:rsid w:val="008101CC"/>
    <w:rsid w:val="008106A3"/>
    <w:rsid w:val="00810A40"/>
    <w:rsid w:val="008111EE"/>
    <w:rsid w:val="0081161B"/>
    <w:rsid w:val="008117C1"/>
    <w:rsid w:val="0081189B"/>
    <w:rsid w:val="00811A2B"/>
    <w:rsid w:val="00811ED7"/>
    <w:rsid w:val="00812F81"/>
    <w:rsid w:val="00813414"/>
    <w:rsid w:val="0081373B"/>
    <w:rsid w:val="00813DD6"/>
    <w:rsid w:val="008142A5"/>
    <w:rsid w:val="00814963"/>
    <w:rsid w:val="00814E95"/>
    <w:rsid w:val="00815039"/>
    <w:rsid w:val="00815466"/>
    <w:rsid w:val="008156E1"/>
    <w:rsid w:val="00817175"/>
    <w:rsid w:val="008179C7"/>
    <w:rsid w:val="008179EB"/>
    <w:rsid w:val="00820099"/>
    <w:rsid w:val="00820782"/>
    <w:rsid w:val="00820BB8"/>
    <w:rsid w:val="00820F09"/>
    <w:rsid w:val="00820F79"/>
    <w:rsid w:val="008214FD"/>
    <w:rsid w:val="00821F9F"/>
    <w:rsid w:val="0082227A"/>
    <w:rsid w:val="00822440"/>
    <w:rsid w:val="008224D5"/>
    <w:rsid w:val="00822DFB"/>
    <w:rsid w:val="00823051"/>
    <w:rsid w:val="008230B1"/>
    <w:rsid w:val="00823100"/>
    <w:rsid w:val="008241C1"/>
    <w:rsid w:val="008247CA"/>
    <w:rsid w:val="00824806"/>
    <w:rsid w:val="00825277"/>
    <w:rsid w:val="00825334"/>
    <w:rsid w:val="00825451"/>
    <w:rsid w:val="008257F5"/>
    <w:rsid w:val="00825D29"/>
    <w:rsid w:val="00825F31"/>
    <w:rsid w:val="00826E8B"/>
    <w:rsid w:val="00826EC1"/>
    <w:rsid w:val="00827516"/>
    <w:rsid w:val="008277B9"/>
    <w:rsid w:val="00827FA7"/>
    <w:rsid w:val="00830532"/>
    <w:rsid w:val="0083067F"/>
    <w:rsid w:val="0083094E"/>
    <w:rsid w:val="00830A8B"/>
    <w:rsid w:val="008316B2"/>
    <w:rsid w:val="0083178D"/>
    <w:rsid w:val="00831FCC"/>
    <w:rsid w:val="008326E3"/>
    <w:rsid w:val="00832891"/>
    <w:rsid w:val="00832FF0"/>
    <w:rsid w:val="008330CC"/>
    <w:rsid w:val="00834762"/>
    <w:rsid w:val="00834803"/>
    <w:rsid w:val="00834CA8"/>
    <w:rsid w:val="00835674"/>
    <w:rsid w:val="00835836"/>
    <w:rsid w:val="008358AF"/>
    <w:rsid w:val="00835FE1"/>
    <w:rsid w:val="0083629A"/>
    <w:rsid w:val="00836417"/>
    <w:rsid w:val="008365C1"/>
    <w:rsid w:val="008365EC"/>
    <w:rsid w:val="00836841"/>
    <w:rsid w:val="00837C05"/>
    <w:rsid w:val="008400AC"/>
    <w:rsid w:val="00840428"/>
    <w:rsid w:val="008409BF"/>
    <w:rsid w:val="008409CD"/>
    <w:rsid w:val="00840A25"/>
    <w:rsid w:val="00840B1C"/>
    <w:rsid w:val="00840D1C"/>
    <w:rsid w:val="00840D3D"/>
    <w:rsid w:val="00840F37"/>
    <w:rsid w:val="0084198E"/>
    <w:rsid w:val="00841D29"/>
    <w:rsid w:val="008424AD"/>
    <w:rsid w:val="00842722"/>
    <w:rsid w:val="008427D9"/>
    <w:rsid w:val="008430A0"/>
    <w:rsid w:val="0084310F"/>
    <w:rsid w:val="0084311F"/>
    <w:rsid w:val="008432C4"/>
    <w:rsid w:val="008437A3"/>
    <w:rsid w:val="008439E9"/>
    <w:rsid w:val="00843C19"/>
    <w:rsid w:val="00843D6E"/>
    <w:rsid w:val="00844011"/>
    <w:rsid w:val="0084409B"/>
    <w:rsid w:val="008447FD"/>
    <w:rsid w:val="008457CE"/>
    <w:rsid w:val="008464A5"/>
    <w:rsid w:val="008468C3"/>
    <w:rsid w:val="00846A5D"/>
    <w:rsid w:val="00846AFA"/>
    <w:rsid w:val="008473EC"/>
    <w:rsid w:val="008502FC"/>
    <w:rsid w:val="00850973"/>
    <w:rsid w:val="00850ABE"/>
    <w:rsid w:val="00850B74"/>
    <w:rsid w:val="0085114D"/>
    <w:rsid w:val="008517B9"/>
    <w:rsid w:val="00851B25"/>
    <w:rsid w:val="00852A39"/>
    <w:rsid w:val="0085325E"/>
    <w:rsid w:val="008533A5"/>
    <w:rsid w:val="008543E8"/>
    <w:rsid w:val="00854703"/>
    <w:rsid w:val="008548AC"/>
    <w:rsid w:val="00854916"/>
    <w:rsid w:val="00854E54"/>
    <w:rsid w:val="008556ED"/>
    <w:rsid w:val="00855755"/>
    <w:rsid w:val="00856166"/>
    <w:rsid w:val="0085616E"/>
    <w:rsid w:val="008564E7"/>
    <w:rsid w:val="008565DD"/>
    <w:rsid w:val="00856656"/>
    <w:rsid w:val="008566FB"/>
    <w:rsid w:val="00856CDF"/>
    <w:rsid w:val="008578BB"/>
    <w:rsid w:val="00857CEB"/>
    <w:rsid w:val="00857D44"/>
    <w:rsid w:val="0086033D"/>
    <w:rsid w:val="008605D2"/>
    <w:rsid w:val="00860B3A"/>
    <w:rsid w:val="00861532"/>
    <w:rsid w:val="0086182B"/>
    <w:rsid w:val="008621DC"/>
    <w:rsid w:val="00862803"/>
    <w:rsid w:val="008628C4"/>
    <w:rsid w:val="00862CCC"/>
    <w:rsid w:val="0086321E"/>
    <w:rsid w:val="00863D50"/>
    <w:rsid w:val="00864427"/>
    <w:rsid w:val="008648A0"/>
    <w:rsid w:val="0086490D"/>
    <w:rsid w:val="00864DAB"/>
    <w:rsid w:val="00864EE7"/>
    <w:rsid w:val="00864F46"/>
    <w:rsid w:val="0086517C"/>
    <w:rsid w:val="00865234"/>
    <w:rsid w:val="00865414"/>
    <w:rsid w:val="008657D7"/>
    <w:rsid w:val="008659BD"/>
    <w:rsid w:val="008662B9"/>
    <w:rsid w:val="00867276"/>
    <w:rsid w:val="00867567"/>
    <w:rsid w:val="008702EA"/>
    <w:rsid w:val="00870BB2"/>
    <w:rsid w:val="008710B1"/>
    <w:rsid w:val="0087148E"/>
    <w:rsid w:val="0087149F"/>
    <w:rsid w:val="008717BC"/>
    <w:rsid w:val="008718F2"/>
    <w:rsid w:val="00871C27"/>
    <w:rsid w:val="00872028"/>
    <w:rsid w:val="00872668"/>
    <w:rsid w:val="00872968"/>
    <w:rsid w:val="00872AEE"/>
    <w:rsid w:val="008733E9"/>
    <w:rsid w:val="0087391D"/>
    <w:rsid w:val="008739C5"/>
    <w:rsid w:val="00873C15"/>
    <w:rsid w:val="00875027"/>
    <w:rsid w:val="008758E9"/>
    <w:rsid w:val="008760CF"/>
    <w:rsid w:val="0087654F"/>
    <w:rsid w:val="008766A7"/>
    <w:rsid w:val="008766E7"/>
    <w:rsid w:val="00876A96"/>
    <w:rsid w:val="00876B93"/>
    <w:rsid w:val="008776AB"/>
    <w:rsid w:val="0087788B"/>
    <w:rsid w:val="008808FD"/>
    <w:rsid w:val="0088135D"/>
    <w:rsid w:val="0088158D"/>
    <w:rsid w:val="00881A1C"/>
    <w:rsid w:val="008828C8"/>
    <w:rsid w:val="008829CB"/>
    <w:rsid w:val="00882B0B"/>
    <w:rsid w:val="00882CC9"/>
    <w:rsid w:val="0088302D"/>
    <w:rsid w:val="0088348D"/>
    <w:rsid w:val="00884481"/>
    <w:rsid w:val="008844FA"/>
    <w:rsid w:val="0088486A"/>
    <w:rsid w:val="00884BEC"/>
    <w:rsid w:val="00884CE8"/>
    <w:rsid w:val="00885343"/>
    <w:rsid w:val="00885421"/>
    <w:rsid w:val="0088568C"/>
    <w:rsid w:val="0088585D"/>
    <w:rsid w:val="00885AC4"/>
    <w:rsid w:val="00886615"/>
    <w:rsid w:val="00886CC8"/>
    <w:rsid w:val="00886D7C"/>
    <w:rsid w:val="0088710E"/>
    <w:rsid w:val="0088717F"/>
    <w:rsid w:val="00887487"/>
    <w:rsid w:val="008904EF"/>
    <w:rsid w:val="008906AE"/>
    <w:rsid w:val="00890A86"/>
    <w:rsid w:val="00891BA4"/>
    <w:rsid w:val="00892466"/>
    <w:rsid w:val="0089274E"/>
    <w:rsid w:val="008929A3"/>
    <w:rsid w:val="00893A3A"/>
    <w:rsid w:val="00893AFF"/>
    <w:rsid w:val="00893D24"/>
    <w:rsid w:val="00894018"/>
    <w:rsid w:val="008949DB"/>
    <w:rsid w:val="00894D21"/>
    <w:rsid w:val="008951AA"/>
    <w:rsid w:val="00895339"/>
    <w:rsid w:val="00895924"/>
    <w:rsid w:val="00895A4C"/>
    <w:rsid w:val="00895E0B"/>
    <w:rsid w:val="0089613C"/>
    <w:rsid w:val="00896372"/>
    <w:rsid w:val="00896400"/>
    <w:rsid w:val="00896492"/>
    <w:rsid w:val="00896717"/>
    <w:rsid w:val="00896727"/>
    <w:rsid w:val="00897777"/>
    <w:rsid w:val="00897F2C"/>
    <w:rsid w:val="008A056F"/>
    <w:rsid w:val="008A074F"/>
    <w:rsid w:val="008A0A5C"/>
    <w:rsid w:val="008A0DB6"/>
    <w:rsid w:val="008A17EA"/>
    <w:rsid w:val="008A195C"/>
    <w:rsid w:val="008A19A9"/>
    <w:rsid w:val="008A1F13"/>
    <w:rsid w:val="008A25DB"/>
    <w:rsid w:val="008A282C"/>
    <w:rsid w:val="008A2CB9"/>
    <w:rsid w:val="008A3070"/>
    <w:rsid w:val="008A3182"/>
    <w:rsid w:val="008A3184"/>
    <w:rsid w:val="008A334C"/>
    <w:rsid w:val="008A37B7"/>
    <w:rsid w:val="008A3EA2"/>
    <w:rsid w:val="008A46E9"/>
    <w:rsid w:val="008A4967"/>
    <w:rsid w:val="008A55C8"/>
    <w:rsid w:val="008A615E"/>
    <w:rsid w:val="008A6383"/>
    <w:rsid w:val="008A6396"/>
    <w:rsid w:val="008A655E"/>
    <w:rsid w:val="008A6584"/>
    <w:rsid w:val="008A7079"/>
    <w:rsid w:val="008A7124"/>
    <w:rsid w:val="008A7138"/>
    <w:rsid w:val="008A74A7"/>
    <w:rsid w:val="008A7B4C"/>
    <w:rsid w:val="008B0701"/>
    <w:rsid w:val="008B0D54"/>
    <w:rsid w:val="008B14BC"/>
    <w:rsid w:val="008B17FB"/>
    <w:rsid w:val="008B1811"/>
    <w:rsid w:val="008B1ABD"/>
    <w:rsid w:val="008B211A"/>
    <w:rsid w:val="008B216D"/>
    <w:rsid w:val="008B28C4"/>
    <w:rsid w:val="008B2965"/>
    <w:rsid w:val="008B306C"/>
    <w:rsid w:val="008B386C"/>
    <w:rsid w:val="008B39B9"/>
    <w:rsid w:val="008B3CA7"/>
    <w:rsid w:val="008B3F56"/>
    <w:rsid w:val="008B4C1F"/>
    <w:rsid w:val="008B5962"/>
    <w:rsid w:val="008B5CAB"/>
    <w:rsid w:val="008B5D38"/>
    <w:rsid w:val="008B5DAD"/>
    <w:rsid w:val="008B629D"/>
    <w:rsid w:val="008B62F7"/>
    <w:rsid w:val="008B6337"/>
    <w:rsid w:val="008B6759"/>
    <w:rsid w:val="008B6C3A"/>
    <w:rsid w:val="008B6DCD"/>
    <w:rsid w:val="008B7895"/>
    <w:rsid w:val="008C02C7"/>
    <w:rsid w:val="008C0615"/>
    <w:rsid w:val="008C0E56"/>
    <w:rsid w:val="008C18DF"/>
    <w:rsid w:val="008C2969"/>
    <w:rsid w:val="008C2E3A"/>
    <w:rsid w:val="008C2E6D"/>
    <w:rsid w:val="008C3279"/>
    <w:rsid w:val="008C390D"/>
    <w:rsid w:val="008C4303"/>
    <w:rsid w:val="008C4ACB"/>
    <w:rsid w:val="008C4BDA"/>
    <w:rsid w:val="008C4EBD"/>
    <w:rsid w:val="008C4F3B"/>
    <w:rsid w:val="008C52C8"/>
    <w:rsid w:val="008C5CD9"/>
    <w:rsid w:val="008C5EF5"/>
    <w:rsid w:val="008C5F52"/>
    <w:rsid w:val="008C6052"/>
    <w:rsid w:val="008C6855"/>
    <w:rsid w:val="008C6BC7"/>
    <w:rsid w:val="008C7138"/>
    <w:rsid w:val="008C7BCA"/>
    <w:rsid w:val="008C7D97"/>
    <w:rsid w:val="008C7F09"/>
    <w:rsid w:val="008D008B"/>
    <w:rsid w:val="008D01FD"/>
    <w:rsid w:val="008D023E"/>
    <w:rsid w:val="008D0357"/>
    <w:rsid w:val="008D0FC3"/>
    <w:rsid w:val="008D10D0"/>
    <w:rsid w:val="008D1177"/>
    <w:rsid w:val="008D1417"/>
    <w:rsid w:val="008D1449"/>
    <w:rsid w:val="008D15F1"/>
    <w:rsid w:val="008D1A52"/>
    <w:rsid w:val="008D2B04"/>
    <w:rsid w:val="008D2B1B"/>
    <w:rsid w:val="008D2D1F"/>
    <w:rsid w:val="008D2FB4"/>
    <w:rsid w:val="008D3428"/>
    <w:rsid w:val="008D3AD7"/>
    <w:rsid w:val="008D445A"/>
    <w:rsid w:val="008D4480"/>
    <w:rsid w:val="008D4DB4"/>
    <w:rsid w:val="008D4EAA"/>
    <w:rsid w:val="008D51DB"/>
    <w:rsid w:val="008D565F"/>
    <w:rsid w:val="008D5769"/>
    <w:rsid w:val="008D6412"/>
    <w:rsid w:val="008D6588"/>
    <w:rsid w:val="008D6D28"/>
    <w:rsid w:val="008D7006"/>
    <w:rsid w:val="008D70E6"/>
    <w:rsid w:val="008D7399"/>
    <w:rsid w:val="008D75B4"/>
    <w:rsid w:val="008D7B15"/>
    <w:rsid w:val="008D7C59"/>
    <w:rsid w:val="008D7E66"/>
    <w:rsid w:val="008E0463"/>
    <w:rsid w:val="008E0FBD"/>
    <w:rsid w:val="008E1575"/>
    <w:rsid w:val="008E18B1"/>
    <w:rsid w:val="008E1D13"/>
    <w:rsid w:val="008E1E0D"/>
    <w:rsid w:val="008E21C4"/>
    <w:rsid w:val="008E31D1"/>
    <w:rsid w:val="008E3248"/>
    <w:rsid w:val="008E36DC"/>
    <w:rsid w:val="008E3DDC"/>
    <w:rsid w:val="008E3F25"/>
    <w:rsid w:val="008E4363"/>
    <w:rsid w:val="008E4EBF"/>
    <w:rsid w:val="008E575A"/>
    <w:rsid w:val="008E5892"/>
    <w:rsid w:val="008E60A9"/>
    <w:rsid w:val="008E6477"/>
    <w:rsid w:val="008E6630"/>
    <w:rsid w:val="008E69EE"/>
    <w:rsid w:val="008E7D02"/>
    <w:rsid w:val="008E7E94"/>
    <w:rsid w:val="008F1A9D"/>
    <w:rsid w:val="008F1D30"/>
    <w:rsid w:val="008F20AE"/>
    <w:rsid w:val="008F21BA"/>
    <w:rsid w:val="008F28AA"/>
    <w:rsid w:val="008F2A7B"/>
    <w:rsid w:val="008F2AC1"/>
    <w:rsid w:val="008F2FD1"/>
    <w:rsid w:val="008F3256"/>
    <w:rsid w:val="008F3BA8"/>
    <w:rsid w:val="008F3F17"/>
    <w:rsid w:val="008F437E"/>
    <w:rsid w:val="008F4DE7"/>
    <w:rsid w:val="008F4EA3"/>
    <w:rsid w:val="008F5259"/>
    <w:rsid w:val="008F539A"/>
    <w:rsid w:val="008F546E"/>
    <w:rsid w:val="008F54CC"/>
    <w:rsid w:val="008F554A"/>
    <w:rsid w:val="008F5928"/>
    <w:rsid w:val="008F5D45"/>
    <w:rsid w:val="008F5DE6"/>
    <w:rsid w:val="008F61D3"/>
    <w:rsid w:val="008F66EA"/>
    <w:rsid w:val="008F7099"/>
    <w:rsid w:val="008F710F"/>
    <w:rsid w:val="008F7493"/>
    <w:rsid w:val="008F766B"/>
    <w:rsid w:val="008F77B4"/>
    <w:rsid w:val="008F7E90"/>
    <w:rsid w:val="0090031D"/>
    <w:rsid w:val="009003A0"/>
    <w:rsid w:val="00900424"/>
    <w:rsid w:val="00900521"/>
    <w:rsid w:val="00900785"/>
    <w:rsid w:val="0090079E"/>
    <w:rsid w:val="009014BA"/>
    <w:rsid w:val="00901819"/>
    <w:rsid w:val="00901DAC"/>
    <w:rsid w:val="009022F7"/>
    <w:rsid w:val="00902A70"/>
    <w:rsid w:val="00902F5D"/>
    <w:rsid w:val="0090420E"/>
    <w:rsid w:val="009046BC"/>
    <w:rsid w:val="0090472D"/>
    <w:rsid w:val="009047E8"/>
    <w:rsid w:val="00904BA9"/>
    <w:rsid w:val="00904F7B"/>
    <w:rsid w:val="0090594D"/>
    <w:rsid w:val="00907816"/>
    <w:rsid w:val="00907B69"/>
    <w:rsid w:val="0091037E"/>
    <w:rsid w:val="00910B7C"/>
    <w:rsid w:val="00910B82"/>
    <w:rsid w:val="00910FCE"/>
    <w:rsid w:val="00911CED"/>
    <w:rsid w:val="00911D0E"/>
    <w:rsid w:val="00912A35"/>
    <w:rsid w:val="00912D79"/>
    <w:rsid w:val="009135A8"/>
    <w:rsid w:val="00913634"/>
    <w:rsid w:val="00914966"/>
    <w:rsid w:val="0091553C"/>
    <w:rsid w:val="009156B5"/>
    <w:rsid w:val="00916003"/>
    <w:rsid w:val="0091609C"/>
    <w:rsid w:val="00916645"/>
    <w:rsid w:val="0091682D"/>
    <w:rsid w:val="009169E0"/>
    <w:rsid w:val="00916BDF"/>
    <w:rsid w:val="00916C79"/>
    <w:rsid w:val="009179FF"/>
    <w:rsid w:val="00917BEC"/>
    <w:rsid w:val="00917F20"/>
    <w:rsid w:val="009206CE"/>
    <w:rsid w:val="00920DFE"/>
    <w:rsid w:val="00921341"/>
    <w:rsid w:val="009213B2"/>
    <w:rsid w:val="00921BE5"/>
    <w:rsid w:val="00922116"/>
    <w:rsid w:val="00922BFB"/>
    <w:rsid w:val="00922D3F"/>
    <w:rsid w:val="00923F25"/>
    <w:rsid w:val="00924C0D"/>
    <w:rsid w:val="00925045"/>
    <w:rsid w:val="009255DA"/>
    <w:rsid w:val="00925CB2"/>
    <w:rsid w:val="00925EDD"/>
    <w:rsid w:val="00925FF3"/>
    <w:rsid w:val="009269AB"/>
    <w:rsid w:val="00926A1C"/>
    <w:rsid w:val="009274C5"/>
    <w:rsid w:val="00927566"/>
    <w:rsid w:val="0093011D"/>
    <w:rsid w:val="009306D0"/>
    <w:rsid w:val="0093110E"/>
    <w:rsid w:val="009312E1"/>
    <w:rsid w:val="00931549"/>
    <w:rsid w:val="009316F4"/>
    <w:rsid w:val="00931EB7"/>
    <w:rsid w:val="00931EF3"/>
    <w:rsid w:val="00932A05"/>
    <w:rsid w:val="00932F4A"/>
    <w:rsid w:val="00932F58"/>
    <w:rsid w:val="009332A7"/>
    <w:rsid w:val="00933BCC"/>
    <w:rsid w:val="009342AC"/>
    <w:rsid w:val="009349D6"/>
    <w:rsid w:val="00934F05"/>
    <w:rsid w:val="009350E7"/>
    <w:rsid w:val="00935865"/>
    <w:rsid w:val="00935DB1"/>
    <w:rsid w:val="00936256"/>
    <w:rsid w:val="009364A9"/>
    <w:rsid w:val="00936A23"/>
    <w:rsid w:val="00936BC6"/>
    <w:rsid w:val="00936EB7"/>
    <w:rsid w:val="00936EDB"/>
    <w:rsid w:val="00937491"/>
    <w:rsid w:val="0093785B"/>
    <w:rsid w:val="0094081E"/>
    <w:rsid w:val="009418B8"/>
    <w:rsid w:val="00941BE9"/>
    <w:rsid w:val="00941C1A"/>
    <w:rsid w:val="00941D07"/>
    <w:rsid w:val="00942489"/>
    <w:rsid w:val="0094283E"/>
    <w:rsid w:val="00942F69"/>
    <w:rsid w:val="0094326E"/>
    <w:rsid w:val="0094336C"/>
    <w:rsid w:val="0094340D"/>
    <w:rsid w:val="00943C31"/>
    <w:rsid w:val="00944AB2"/>
    <w:rsid w:val="00944AFA"/>
    <w:rsid w:val="00944FD5"/>
    <w:rsid w:val="00944FF2"/>
    <w:rsid w:val="009455F2"/>
    <w:rsid w:val="00945994"/>
    <w:rsid w:val="00945F8B"/>
    <w:rsid w:val="009465D8"/>
    <w:rsid w:val="00946675"/>
    <w:rsid w:val="0094693E"/>
    <w:rsid w:val="00946A29"/>
    <w:rsid w:val="0094756D"/>
    <w:rsid w:val="00947586"/>
    <w:rsid w:val="00947C48"/>
    <w:rsid w:val="00947D43"/>
    <w:rsid w:val="00947D83"/>
    <w:rsid w:val="00947FF7"/>
    <w:rsid w:val="00950017"/>
    <w:rsid w:val="00950434"/>
    <w:rsid w:val="0095077A"/>
    <w:rsid w:val="00950B72"/>
    <w:rsid w:val="00951B96"/>
    <w:rsid w:val="00951DB0"/>
    <w:rsid w:val="0095219A"/>
    <w:rsid w:val="0095266A"/>
    <w:rsid w:val="00952C89"/>
    <w:rsid w:val="00952D26"/>
    <w:rsid w:val="009537CD"/>
    <w:rsid w:val="00953956"/>
    <w:rsid w:val="0095450E"/>
    <w:rsid w:val="00954EB4"/>
    <w:rsid w:val="00954F1C"/>
    <w:rsid w:val="009558B1"/>
    <w:rsid w:val="0095630A"/>
    <w:rsid w:val="00956909"/>
    <w:rsid w:val="0095698C"/>
    <w:rsid w:val="00956ADE"/>
    <w:rsid w:val="00957665"/>
    <w:rsid w:val="00957C07"/>
    <w:rsid w:val="0096016F"/>
    <w:rsid w:val="00960C48"/>
    <w:rsid w:val="00960E91"/>
    <w:rsid w:val="0096109F"/>
    <w:rsid w:val="009613D9"/>
    <w:rsid w:val="0096211B"/>
    <w:rsid w:val="009622AC"/>
    <w:rsid w:val="0096236D"/>
    <w:rsid w:val="00962420"/>
    <w:rsid w:val="00962567"/>
    <w:rsid w:val="00962CC6"/>
    <w:rsid w:val="009632DB"/>
    <w:rsid w:val="0096338C"/>
    <w:rsid w:val="00964268"/>
    <w:rsid w:val="0096485E"/>
    <w:rsid w:val="00964A61"/>
    <w:rsid w:val="00965778"/>
    <w:rsid w:val="00965B08"/>
    <w:rsid w:val="0096634E"/>
    <w:rsid w:val="009663F8"/>
    <w:rsid w:val="00967007"/>
    <w:rsid w:val="00967394"/>
    <w:rsid w:val="009676C2"/>
    <w:rsid w:val="0097057A"/>
    <w:rsid w:val="00970CE9"/>
    <w:rsid w:val="00971225"/>
    <w:rsid w:val="0097181E"/>
    <w:rsid w:val="00971822"/>
    <w:rsid w:val="00973087"/>
    <w:rsid w:val="00973348"/>
    <w:rsid w:val="00973511"/>
    <w:rsid w:val="0097369E"/>
    <w:rsid w:val="00973AAF"/>
    <w:rsid w:val="00973FEA"/>
    <w:rsid w:val="0097467D"/>
    <w:rsid w:val="00974B7C"/>
    <w:rsid w:val="00975357"/>
    <w:rsid w:val="009756D6"/>
    <w:rsid w:val="00975E58"/>
    <w:rsid w:val="00976019"/>
    <w:rsid w:val="009762E8"/>
    <w:rsid w:val="00976494"/>
    <w:rsid w:val="00976744"/>
    <w:rsid w:val="0097699C"/>
    <w:rsid w:val="009779EF"/>
    <w:rsid w:val="00977DF0"/>
    <w:rsid w:val="009809B7"/>
    <w:rsid w:val="00980AF8"/>
    <w:rsid w:val="00980B78"/>
    <w:rsid w:val="00980BEA"/>
    <w:rsid w:val="00981197"/>
    <w:rsid w:val="0098135C"/>
    <w:rsid w:val="009817D9"/>
    <w:rsid w:val="009819AF"/>
    <w:rsid w:val="00981C3B"/>
    <w:rsid w:val="00981C9B"/>
    <w:rsid w:val="00982228"/>
    <w:rsid w:val="00982982"/>
    <w:rsid w:val="00982E7C"/>
    <w:rsid w:val="009830FF"/>
    <w:rsid w:val="00983143"/>
    <w:rsid w:val="0098319C"/>
    <w:rsid w:val="00983524"/>
    <w:rsid w:val="009836A2"/>
    <w:rsid w:val="00983E32"/>
    <w:rsid w:val="00983E3B"/>
    <w:rsid w:val="009841FD"/>
    <w:rsid w:val="009842BC"/>
    <w:rsid w:val="00984356"/>
    <w:rsid w:val="00984EB3"/>
    <w:rsid w:val="009855F3"/>
    <w:rsid w:val="0098564B"/>
    <w:rsid w:val="0098589D"/>
    <w:rsid w:val="00985F67"/>
    <w:rsid w:val="0098675E"/>
    <w:rsid w:val="00986B50"/>
    <w:rsid w:val="00986B62"/>
    <w:rsid w:val="00986B92"/>
    <w:rsid w:val="00986C29"/>
    <w:rsid w:val="009877DD"/>
    <w:rsid w:val="0098799F"/>
    <w:rsid w:val="00987C4F"/>
    <w:rsid w:val="00990274"/>
    <w:rsid w:val="00990367"/>
    <w:rsid w:val="00990455"/>
    <w:rsid w:val="009907CB"/>
    <w:rsid w:val="00990891"/>
    <w:rsid w:val="00990B45"/>
    <w:rsid w:val="00990E5C"/>
    <w:rsid w:val="0099160E"/>
    <w:rsid w:val="00991764"/>
    <w:rsid w:val="00991859"/>
    <w:rsid w:val="00991A78"/>
    <w:rsid w:val="00992990"/>
    <w:rsid w:val="009929E0"/>
    <w:rsid w:val="00992C2E"/>
    <w:rsid w:val="00993382"/>
    <w:rsid w:val="0099357A"/>
    <w:rsid w:val="00993657"/>
    <w:rsid w:val="0099378A"/>
    <w:rsid w:val="00993918"/>
    <w:rsid w:val="00993C71"/>
    <w:rsid w:val="00994248"/>
    <w:rsid w:val="00994FDE"/>
    <w:rsid w:val="0099565D"/>
    <w:rsid w:val="009958C4"/>
    <w:rsid w:val="00995CD7"/>
    <w:rsid w:val="0099676A"/>
    <w:rsid w:val="009967AF"/>
    <w:rsid w:val="00996A25"/>
    <w:rsid w:val="00996DDF"/>
    <w:rsid w:val="00996F2E"/>
    <w:rsid w:val="009975B9"/>
    <w:rsid w:val="009975F6"/>
    <w:rsid w:val="00997831"/>
    <w:rsid w:val="00997CFB"/>
    <w:rsid w:val="00997D50"/>
    <w:rsid w:val="009A028F"/>
    <w:rsid w:val="009A0664"/>
    <w:rsid w:val="009A07F8"/>
    <w:rsid w:val="009A10EF"/>
    <w:rsid w:val="009A1116"/>
    <w:rsid w:val="009A1118"/>
    <w:rsid w:val="009A1218"/>
    <w:rsid w:val="009A124A"/>
    <w:rsid w:val="009A1447"/>
    <w:rsid w:val="009A1B4B"/>
    <w:rsid w:val="009A1C83"/>
    <w:rsid w:val="009A2152"/>
    <w:rsid w:val="009A278F"/>
    <w:rsid w:val="009A2CE1"/>
    <w:rsid w:val="009A329A"/>
    <w:rsid w:val="009A3B9A"/>
    <w:rsid w:val="009A42B8"/>
    <w:rsid w:val="009A45F7"/>
    <w:rsid w:val="009A51C1"/>
    <w:rsid w:val="009A52EC"/>
    <w:rsid w:val="009A59AB"/>
    <w:rsid w:val="009A5B4F"/>
    <w:rsid w:val="009A5B5A"/>
    <w:rsid w:val="009A60B1"/>
    <w:rsid w:val="009A63D5"/>
    <w:rsid w:val="009A6529"/>
    <w:rsid w:val="009A655F"/>
    <w:rsid w:val="009A6F5B"/>
    <w:rsid w:val="009A733E"/>
    <w:rsid w:val="009A7A8D"/>
    <w:rsid w:val="009B00FE"/>
    <w:rsid w:val="009B044C"/>
    <w:rsid w:val="009B0CDA"/>
    <w:rsid w:val="009B0D03"/>
    <w:rsid w:val="009B1053"/>
    <w:rsid w:val="009B1EF8"/>
    <w:rsid w:val="009B222A"/>
    <w:rsid w:val="009B2949"/>
    <w:rsid w:val="009B2A93"/>
    <w:rsid w:val="009B2CD2"/>
    <w:rsid w:val="009B2D4D"/>
    <w:rsid w:val="009B317D"/>
    <w:rsid w:val="009B39A6"/>
    <w:rsid w:val="009B3C8B"/>
    <w:rsid w:val="009B3D8A"/>
    <w:rsid w:val="009B403B"/>
    <w:rsid w:val="009B4468"/>
    <w:rsid w:val="009B4D8A"/>
    <w:rsid w:val="009B4FC9"/>
    <w:rsid w:val="009B51D8"/>
    <w:rsid w:val="009B59DA"/>
    <w:rsid w:val="009B5B0E"/>
    <w:rsid w:val="009B6097"/>
    <w:rsid w:val="009B640D"/>
    <w:rsid w:val="009B6791"/>
    <w:rsid w:val="009B696F"/>
    <w:rsid w:val="009B6C38"/>
    <w:rsid w:val="009B714C"/>
    <w:rsid w:val="009B73BB"/>
    <w:rsid w:val="009B770A"/>
    <w:rsid w:val="009B780D"/>
    <w:rsid w:val="009B78DA"/>
    <w:rsid w:val="009B79B4"/>
    <w:rsid w:val="009C1142"/>
    <w:rsid w:val="009C132C"/>
    <w:rsid w:val="009C1389"/>
    <w:rsid w:val="009C1551"/>
    <w:rsid w:val="009C1803"/>
    <w:rsid w:val="009C1838"/>
    <w:rsid w:val="009C1C55"/>
    <w:rsid w:val="009C2301"/>
    <w:rsid w:val="009C2365"/>
    <w:rsid w:val="009C2505"/>
    <w:rsid w:val="009C2DAB"/>
    <w:rsid w:val="009C38EF"/>
    <w:rsid w:val="009C45C6"/>
    <w:rsid w:val="009C4B1F"/>
    <w:rsid w:val="009C4D24"/>
    <w:rsid w:val="009C5155"/>
    <w:rsid w:val="009C566C"/>
    <w:rsid w:val="009C5A6D"/>
    <w:rsid w:val="009C760C"/>
    <w:rsid w:val="009C7BBB"/>
    <w:rsid w:val="009C7BE2"/>
    <w:rsid w:val="009C7E20"/>
    <w:rsid w:val="009D0370"/>
    <w:rsid w:val="009D03CB"/>
    <w:rsid w:val="009D14E1"/>
    <w:rsid w:val="009D173A"/>
    <w:rsid w:val="009D206C"/>
    <w:rsid w:val="009D2687"/>
    <w:rsid w:val="009D364E"/>
    <w:rsid w:val="009D44E6"/>
    <w:rsid w:val="009D483C"/>
    <w:rsid w:val="009D4BD0"/>
    <w:rsid w:val="009D527F"/>
    <w:rsid w:val="009D54F4"/>
    <w:rsid w:val="009D5634"/>
    <w:rsid w:val="009D5A81"/>
    <w:rsid w:val="009D5BA4"/>
    <w:rsid w:val="009D5D9C"/>
    <w:rsid w:val="009D60AE"/>
    <w:rsid w:val="009D612E"/>
    <w:rsid w:val="009D61AB"/>
    <w:rsid w:val="009D655E"/>
    <w:rsid w:val="009D6A2A"/>
    <w:rsid w:val="009D7430"/>
    <w:rsid w:val="009D794D"/>
    <w:rsid w:val="009D7FB7"/>
    <w:rsid w:val="009E0442"/>
    <w:rsid w:val="009E0449"/>
    <w:rsid w:val="009E08CC"/>
    <w:rsid w:val="009E135D"/>
    <w:rsid w:val="009E1D9F"/>
    <w:rsid w:val="009E22E0"/>
    <w:rsid w:val="009E262D"/>
    <w:rsid w:val="009E2975"/>
    <w:rsid w:val="009E36EB"/>
    <w:rsid w:val="009E374C"/>
    <w:rsid w:val="009E3A83"/>
    <w:rsid w:val="009E3CD6"/>
    <w:rsid w:val="009E3F5E"/>
    <w:rsid w:val="009E438E"/>
    <w:rsid w:val="009E45FC"/>
    <w:rsid w:val="009E50F0"/>
    <w:rsid w:val="009E58B1"/>
    <w:rsid w:val="009E5B2C"/>
    <w:rsid w:val="009E6641"/>
    <w:rsid w:val="009E69D8"/>
    <w:rsid w:val="009E71C2"/>
    <w:rsid w:val="009E7AE7"/>
    <w:rsid w:val="009E7B5C"/>
    <w:rsid w:val="009E7DF4"/>
    <w:rsid w:val="009F01EC"/>
    <w:rsid w:val="009F01F3"/>
    <w:rsid w:val="009F043F"/>
    <w:rsid w:val="009F1BDC"/>
    <w:rsid w:val="009F20EC"/>
    <w:rsid w:val="009F3C54"/>
    <w:rsid w:val="009F3D25"/>
    <w:rsid w:val="009F40F9"/>
    <w:rsid w:val="009F47C4"/>
    <w:rsid w:val="009F5927"/>
    <w:rsid w:val="009F5CE0"/>
    <w:rsid w:val="009F60F7"/>
    <w:rsid w:val="009F6412"/>
    <w:rsid w:val="009F642D"/>
    <w:rsid w:val="009F66D4"/>
    <w:rsid w:val="009F66E8"/>
    <w:rsid w:val="009F69B9"/>
    <w:rsid w:val="009F69F1"/>
    <w:rsid w:val="009F6A2E"/>
    <w:rsid w:val="009F6B04"/>
    <w:rsid w:val="009F6EBC"/>
    <w:rsid w:val="009F75B1"/>
    <w:rsid w:val="009F7979"/>
    <w:rsid w:val="009F799A"/>
    <w:rsid w:val="009F7C31"/>
    <w:rsid w:val="009F7D87"/>
    <w:rsid w:val="00A00797"/>
    <w:rsid w:val="00A01122"/>
    <w:rsid w:val="00A018CC"/>
    <w:rsid w:val="00A01905"/>
    <w:rsid w:val="00A01CA9"/>
    <w:rsid w:val="00A02B4C"/>
    <w:rsid w:val="00A034D1"/>
    <w:rsid w:val="00A037FE"/>
    <w:rsid w:val="00A03A7A"/>
    <w:rsid w:val="00A03CD4"/>
    <w:rsid w:val="00A03D1B"/>
    <w:rsid w:val="00A041A2"/>
    <w:rsid w:val="00A045EA"/>
    <w:rsid w:val="00A04712"/>
    <w:rsid w:val="00A05FBD"/>
    <w:rsid w:val="00A06CE5"/>
    <w:rsid w:val="00A104F9"/>
    <w:rsid w:val="00A11039"/>
    <w:rsid w:val="00A1133A"/>
    <w:rsid w:val="00A11666"/>
    <w:rsid w:val="00A1190C"/>
    <w:rsid w:val="00A11C5F"/>
    <w:rsid w:val="00A12182"/>
    <w:rsid w:val="00A129FC"/>
    <w:rsid w:val="00A12E1C"/>
    <w:rsid w:val="00A12E56"/>
    <w:rsid w:val="00A12E89"/>
    <w:rsid w:val="00A12FC5"/>
    <w:rsid w:val="00A13971"/>
    <w:rsid w:val="00A13F74"/>
    <w:rsid w:val="00A14254"/>
    <w:rsid w:val="00A151D2"/>
    <w:rsid w:val="00A15394"/>
    <w:rsid w:val="00A15693"/>
    <w:rsid w:val="00A16BB0"/>
    <w:rsid w:val="00A16C4D"/>
    <w:rsid w:val="00A16E65"/>
    <w:rsid w:val="00A172E4"/>
    <w:rsid w:val="00A17411"/>
    <w:rsid w:val="00A17BE2"/>
    <w:rsid w:val="00A17CD9"/>
    <w:rsid w:val="00A2052B"/>
    <w:rsid w:val="00A20F29"/>
    <w:rsid w:val="00A214A6"/>
    <w:rsid w:val="00A21D77"/>
    <w:rsid w:val="00A22283"/>
    <w:rsid w:val="00A2287C"/>
    <w:rsid w:val="00A22A37"/>
    <w:rsid w:val="00A2334A"/>
    <w:rsid w:val="00A2367F"/>
    <w:rsid w:val="00A236AD"/>
    <w:rsid w:val="00A24197"/>
    <w:rsid w:val="00A24348"/>
    <w:rsid w:val="00A24537"/>
    <w:rsid w:val="00A247EE"/>
    <w:rsid w:val="00A2489A"/>
    <w:rsid w:val="00A24DE4"/>
    <w:rsid w:val="00A2594D"/>
    <w:rsid w:val="00A25A69"/>
    <w:rsid w:val="00A25B5E"/>
    <w:rsid w:val="00A25E6F"/>
    <w:rsid w:val="00A25FC6"/>
    <w:rsid w:val="00A260E7"/>
    <w:rsid w:val="00A270B3"/>
    <w:rsid w:val="00A27408"/>
    <w:rsid w:val="00A2756C"/>
    <w:rsid w:val="00A27983"/>
    <w:rsid w:val="00A302BA"/>
    <w:rsid w:val="00A30FC8"/>
    <w:rsid w:val="00A3116A"/>
    <w:rsid w:val="00A31656"/>
    <w:rsid w:val="00A31935"/>
    <w:rsid w:val="00A3221D"/>
    <w:rsid w:val="00A32A53"/>
    <w:rsid w:val="00A32C0D"/>
    <w:rsid w:val="00A33100"/>
    <w:rsid w:val="00A3338A"/>
    <w:rsid w:val="00A33632"/>
    <w:rsid w:val="00A337ED"/>
    <w:rsid w:val="00A3383B"/>
    <w:rsid w:val="00A3388C"/>
    <w:rsid w:val="00A338D2"/>
    <w:rsid w:val="00A340E7"/>
    <w:rsid w:val="00A346F6"/>
    <w:rsid w:val="00A349C0"/>
    <w:rsid w:val="00A34B69"/>
    <w:rsid w:val="00A34CC6"/>
    <w:rsid w:val="00A34DB9"/>
    <w:rsid w:val="00A35AD7"/>
    <w:rsid w:val="00A35D9C"/>
    <w:rsid w:val="00A36114"/>
    <w:rsid w:val="00A361D7"/>
    <w:rsid w:val="00A362C8"/>
    <w:rsid w:val="00A365AE"/>
    <w:rsid w:val="00A369D9"/>
    <w:rsid w:val="00A37011"/>
    <w:rsid w:val="00A37176"/>
    <w:rsid w:val="00A373AA"/>
    <w:rsid w:val="00A37C36"/>
    <w:rsid w:val="00A37E21"/>
    <w:rsid w:val="00A40247"/>
    <w:rsid w:val="00A40686"/>
    <w:rsid w:val="00A40757"/>
    <w:rsid w:val="00A4087F"/>
    <w:rsid w:val="00A40B2E"/>
    <w:rsid w:val="00A4110B"/>
    <w:rsid w:val="00A41210"/>
    <w:rsid w:val="00A419B0"/>
    <w:rsid w:val="00A41B8E"/>
    <w:rsid w:val="00A423C0"/>
    <w:rsid w:val="00A425C6"/>
    <w:rsid w:val="00A4287F"/>
    <w:rsid w:val="00A43C0D"/>
    <w:rsid w:val="00A43F80"/>
    <w:rsid w:val="00A4418E"/>
    <w:rsid w:val="00A44677"/>
    <w:rsid w:val="00A44B38"/>
    <w:rsid w:val="00A4517E"/>
    <w:rsid w:val="00A4549C"/>
    <w:rsid w:val="00A45507"/>
    <w:rsid w:val="00A457A3"/>
    <w:rsid w:val="00A45848"/>
    <w:rsid w:val="00A463D6"/>
    <w:rsid w:val="00A46A2D"/>
    <w:rsid w:val="00A46B30"/>
    <w:rsid w:val="00A46D45"/>
    <w:rsid w:val="00A474B4"/>
    <w:rsid w:val="00A47969"/>
    <w:rsid w:val="00A47DA4"/>
    <w:rsid w:val="00A50022"/>
    <w:rsid w:val="00A50EDC"/>
    <w:rsid w:val="00A51559"/>
    <w:rsid w:val="00A51599"/>
    <w:rsid w:val="00A517EB"/>
    <w:rsid w:val="00A5188D"/>
    <w:rsid w:val="00A518E2"/>
    <w:rsid w:val="00A51967"/>
    <w:rsid w:val="00A521AF"/>
    <w:rsid w:val="00A52246"/>
    <w:rsid w:val="00A52249"/>
    <w:rsid w:val="00A52330"/>
    <w:rsid w:val="00A52A36"/>
    <w:rsid w:val="00A5323E"/>
    <w:rsid w:val="00A53666"/>
    <w:rsid w:val="00A536E7"/>
    <w:rsid w:val="00A54164"/>
    <w:rsid w:val="00A54C0E"/>
    <w:rsid w:val="00A554A1"/>
    <w:rsid w:val="00A55A9F"/>
    <w:rsid w:val="00A562BF"/>
    <w:rsid w:val="00A5637D"/>
    <w:rsid w:val="00A57416"/>
    <w:rsid w:val="00A57B5E"/>
    <w:rsid w:val="00A60060"/>
    <w:rsid w:val="00A603AC"/>
    <w:rsid w:val="00A603D1"/>
    <w:rsid w:val="00A605B5"/>
    <w:rsid w:val="00A60C1F"/>
    <w:rsid w:val="00A60D16"/>
    <w:rsid w:val="00A60EAF"/>
    <w:rsid w:val="00A60EE3"/>
    <w:rsid w:val="00A61136"/>
    <w:rsid w:val="00A61534"/>
    <w:rsid w:val="00A61693"/>
    <w:rsid w:val="00A61AE3"/>
    <w:rsid w:val="00A61C90"/>
    <w:rsid w:val="00A62106"/>
    <w:rsid w:val="00A622EE"/>
    <w:rsid w:val="00A62A21"/>
    <w:rsid w:val="00A6356D"/>
    <w:rsid w:val="00A63AA5"/>
    <w:rsid w:val="00A6442F"/>
    <w:rsid w:val="00A6467A"/>
    <w:rsid w:val="00A650E0"/>
    <w:rsid w:val="00A65971"/>
    <w:rsid w:val="00A65F1B"/>
    <w:rsid w:val="00A66B0E"/>
    <w:rsid w:val="00A66CD4"/>
    <w:rsid w:val="00A66D5B"/>
    <w:rsid w:val="00A66F00"/>
    <w:rsid w:val="00A6724C"/>
    <w:rsid w:val="00A67689"/>
    <w:rsid w:val="00A6772E"/>
    <w:rsid w:val="00A67C17"/>
    <w:rsid w:val="00A7019E"/>
    <w:rsid w:val="00A70C81"/>
    <w:rsid w:val="00A70D3E"/>
    <w:rsid w:val="00A7204A"/>
    <w:rsid w:val="00A72810"/>
    <w:rsid w:val="00A73389"/>
    <w:rsid w:val="00A7355C"/>
    <w:rsid w:val="00A73651"/>
    <w:rsid w:val="00A73C26"/>
    <w:rsid w:val="00A73E49"/>
    <w:rsid w:val="00A7416B"/>
    <w:rsid w:val="00A7549D"/>
    <w:rsid w:val="00A7560C"/>
    <w:rsid w:val="00A75721"/>
    <w:rsid w:val="00A75AD1"/>
    <w:rsid w:val="00A75C05"/>
    <w:rsid w:val="00A75CDB"/>
    <w:rsid w:val="00A75EBF"/>
    <w:rsid w:val="00A7625A"/>
    <w:rsid w:val="00A7628D"/>
    <w:rsid w:val="00A76697"/>
    <w:rsid w:val="00A76A01"/>
    <w:rsid w:val="00A77CB9"/>
    <w:rsid w:val="00A80F8D"/>
    <w:rsid w:val="00A81207"/>
    <w:rsid w:val="00A8121E"/>
    <w:rsid w:val="00A819AF"/>
    <w:rsid w:val="00A81C24"/>
    <w:rsid w:val="00A8200E"/>
    <w:rsid w:val="00A8203D"/>
    <w:rsid w:val="00A8226A"/>
    <w:rsid w:val="00A83930"/>
    <w:rsid w:val="00A83D48"/>
    <w:rsid w:val="00A83D8B"/>
    <w:rsid w:val="00A843E1"/>
    <w:rsid w:val="00A85012"/>
    <w:rsid w:val="00A851CD"/>
    <w:rsid w:val="00A857AB"/>
    <w:rsid w:val="00A85DBB"/>
    <w:rsid w:val="00A85E30"/>
    <w:rsid w:val="00A86A50"/>
    <w:rsid w:val="00A86A65"/>
    <w:rsid w:val="00A86E73"/>
    <w:rsid w:val="00A87D76"/>
    <w:rsid w:val="00A90087"/>
    <w:rsid w:val="00A90189"/>
    <w:rsid w:val="00A90A88"/>
    <w:rsid w:val="00A90E85"/>
    <w:rsid w:val="00A92462"/>
    <w:rsid w:val="00A92A43"/>
    <w:rsid w:val="00A92F87"/>
    <w:rsid w:val="00A93030"/>
    <w:rsid w:val="00A93412"/>
    <w:rsid w:val="00A93449"/>
    <w:rsid w:val="00A93D80"/>
    <w:rsid w:val="00A94B05"/>
    <w:rsid w:val="00A95BFA"/>
    <w:rsid w:val="00A95C20"/>
    <w:rsid w:val="00A95CDF"/>
    <w:rsid w:val="00A95DB6"/>
    <w:rsid w:val="00A96089"/>
    <w:rsid w:val="00A966D6"/>
    <w:rsid w:val="00A96DFA"/>
    <w:rsid w:val="00A97226"/>
    <w:rsid w:val="00A97552"/>
    <w:rsid w:val="00A97933"/>
    <w:rsid w:val="00A97BBD"/>
    <w:rsid w:val="00AA008F"/>
    <w:rsid w:val="00AA0EA1"/>
    <w:rsid w:val="00AA104B"/>
    <w:rsid w:val="00AA18DF"/>
    <w:rsid w:val="00AA1952"/>
    <w:rsid w:val="00AA2BA3"/>
    <w:rsid w:val="00AA2C9F"/>
    <w:rsid w:val="00AA2EB3"/>
    <w:rsid w:val="00AA3522"/>
    <w:rsid w:val="00AA3A1E"/>
    <w:rsid w:val="00AA48BD"/>
    <w:rsid w:val="00AA4CE7"/>
    <w:rsid w:val="00AA4D8B"/>
    <w:rsid w:val="00AA4E43"/>
    <w:rsid w:val="00AA51BA"/>
    <w:rsid w:val="00AA5304"/>
    <w:rsid w:val="00AA5BE2"/>
    <w:rsid w:val="00AA5E65"/>
    <w:rsid w:val="00AA61AE"/>
    <w:rsid w:val="00AA6A81"/>
    <w:rsid w:val="00AA7B0A"/>
    <w:rsid w:val="00AA7DB3"/>
    <w:rsid w:val="00AA7F25"/>
    <w:rsid w:val="00AB019A"/>
    <w:rsid w:val="00AB0C8B"/>
    <w:rsid w:val="00AB1576"/>
    <w:rsid w:val="00AB1601"/>
    <w:rsid w:val="00AB16C8"/>
    <w:rsid w:val="00AB16FF"/>
    <w:rsid w:val="00AB182D"/>
    <w:rsid w:val="00AB1CD6"/>
    <w:rsid w:val="00AB1E13"/>
    <w:rsid w:val="00AB1FDE"/>
    <w:rsid w:val="00AB20DF"/>
    <w:rsid w:val="00AB2F8F"/>
    <w:rsid w:val="00AB329D"/>
    <w:rsid w:val="00AB40FA"/>
    <w:rsid w:val="00AB46BC"/>
    <w:rsid w:val="00AB4ED7"/>
    <w:rsid w:val="00AB5854"/>
    <w:rsid w:val="00AB5881"/>
    <w:rsid w:val="00AB5C69"/>
    <w:rsid w:val="00AB5CB3"/>
    <w:rsid w:val="00AB653B"/>
    <w:rsid w:val="00AB65C7"/>
    <w:rsid w:val="00AB6A55"/>
    <w:rsid w:val="00AB6A86"/>
    <w:rsid w:val="00AB709A"/>
    <w:rsid w:val="00AB75B6"/>
    <w:rsid w:val="00AB792B"/>
    <w:rsid w:val="00AB7B1C"/>
    <w:rsid w:val="00AC0056"/>
    <w:rsid w:val="00AC0471"/>
    <w:rsid w:val="00AC04CE"/>
    <w:rsid w:val="00AC14AC"/>
    <w:rsid w:val="00AC166E"/>
    <w:rsid w:val="00AC1771"/>
    <w:rsid w:val="00AC1A2A"/>
    <w:rsid w:val="00AC1C2D"/>
    <w:rsid w:val="00AC2403"/>
    <w:rsid w:val="00AC2CD7"/>
    <w:rsid w:val="00AC31A1"/>
    <w:rsid w:val="00AC330B"/>
    <w:rsid w:val="00AC3442"/>
    <w:rsid w:val="00AC373A"/>
    <w:rsid w:val="00AC3957"/>
    <w:rsid w:val="00AC3D59"/>
    <w:rsid w:val="00AC3DC2"/>
    <w:rsid w:val="00AC3FEB"/>
    <w:rsid w:val="00AC4012"/>
    <w:rsid w:val="00AC41A9"/>
    <w:rsid w:val="00AC41BA"/>
    <w:rsid w:val="00AC43AA"/>
    <w:rsid w:val="00AC49F3"/>
    <w:rsid w:val="00AC4A84"/>
    <w:rsid w:val="00AC4F23"/>
    <w:rsid w:val="00AC4F4D"/>
    <w:rsid w:val="00AC5196"/>
    <w:rsid w:val="00AC606F"/>
    <w:rsid w:val="00AC6269"/>
    <w:rsid w:val="00AC6420"/>
    <w:rsid w:val="00AD0376"/>
    <w:rsid w:val="00AD0A45"/>
    <w:rsid w:val="00AD0B36"/>
    <w:rsid w:val="00AD1276"/>
    <w:rsid w:val="00AD1B88"/>
    <w:rsid w:val="00AD214F"/>
    <w:rsid w:val="00AD28B0"/>
    <w:rsid w:val="00AD29AE"/>
    <w:rsid w:val="00AD2D0C"/>
    <w:rsid w:val="00AD3019"/>
    <w:rsid w:val="00AD31E3"/>
    <w:rsid w:val="00AD35C3"/>
    <w:rsid w:val="00AD3CB4"/>
    <w:rsid w:val="00AD3E9F"/>
    <w:rsid w:val="00AD4234"/>
    <w:rsid w:val="00AD4726"/>
    <w:rsid w:val="00AD481B"/>
    <w:rsid w:val="00AD495E"/>
    <w:rsid w:val="00AD4B31"/>
    <w:rsid w:val="00AD5219"/>
    <w:rsid w:val="00AD52EA"/>
    <w:rsid w:val="00AD5564"/>
    <w:rsid w:val="00AD6327"/>
    <w:rsid w:val="00AD6AEB"/>
    <w:rsid w:val="00AD6C6F"/>
    <w:rsid w:val="00AD7055"/>
    <w:rsid w:val="00AD71A1"/>
    <w:rsid w:val="00AD7387"/>
    <w:rsid w:val="00AD74D5"/>
    <w:rsid w:val="00AD74FB"/>
    <w:rsid w:val="00AE0604"/>
    <w:rsid w:val="00AE0967"/>
    <w:rsid w:val="00AE0C52"/>
    <w:rsid w:val="00AE1390"/>
    <w:rsid w:val="00AE1B62"/>
    <w:rsid w:val="00AE1CD3"/>
    <w:rsid w:val="00AE1D24"/>
    <w:rsid w:val="00AE244D"/>
    <w:rsid w:val="00AE2744"/>
    <w:rsid w:val="00AE2809"/>
    <w:rsid w:val="00AE2C4C"/>
    <w:rsid w:val="00AE32CF"/>
    <w:rsid w:val="00AE363D"/>
    <w:rsid w:val="00AE399A"/>
    <w:rsid w:val="00AE4A4A"/>
    <w:rsid w:val="00AE4AC3"/>
    <w:rsid w:val="00AE4B5C"/>
    <w:rsid w:val="00AE4CCE"/>
    <w:rsid w:val="00AE5341"/>
    <w:rsid w:val="00AE57CD"/>
    <w:rsid w:val="00AE7137"/>
    <w:rsid w:val="00AE7236"/>
    <w:rsid w:val="00AE78AA"/>
    <w:rsid w:val="00AF0527"/>
    <w:rsid w:val="00AF0DEB"/>
    <w:rsid w:val="00AF1442"/>
    <w:rsid w:val="00AF1503"/>
    <w:rsid w:val="00AF1942"/>
    <w:rsid w:val="00AF332A"/>
    <w:rsid w:val="00AF39D6"/>
    <w:rsid w:val="00AF40DF"/>
    <w:rsid w:val="00AF4283"/>
    <w:rsid w:val="00AF4391"/>
    <w:rsid w:val="00AF448E"/>
    <w:rsid w:val="00AF4AE3"/>
    <w:rsid w:val="00AF612C"/>
    <w:rsid w:val="00AF6264"/>
    <w:rsid w:val="00AF6399"/>
    <w:rsid w:val="00AF63F3"/>
    <w:rsid w:val="00AF6BBC"/>
    <w:rsid w:val="00AF6F65"/>
    <w:rsid w:val="00AF6F6F"/>
    <w:rsid w:val="00AF752C"/>
    <w:rsid w:val="00AF787B"/>
    <w:rsid w:val="00AF7AB7"/>
    <w:rsid w:val="00AF7C47"/>
    <w:rsid w:val="00AF7E03"/>
    <w:rsid w:val="00AF7E34"/>
    <w:rsid w:val="00AF7F94"/>
    <w:rsid w:val="00B00F5E"/>
    <w:rsid w:val="00B01489"/>
    <w:rsid w:val="00B01570"/>
    <w:rsid w:val="00B016BE"/>
    <w:rsid w:val="00B01BF0"/>
    <w:rsid w:val="00B01FCF"/>
    <w:rsid w:val="00B0254D"/>
    <w:rsid w:val="00B027F1"/>
    <w:rsid w:val="00B028EB"/>
    <w:rsid w:val="00B034B3"/>
    <w:rsid w:val="00B03B94"/>
    <w:rsid w:val="00B03D5B"/>
    <w:rsid w:val="00B03E6E"/>
    <w:rsid w:val="00B03EA3"/>
    <w:rsid w:val="00B040F7"/>
    <w:rsid w:val="00B042DF"/>
    <w:rsid w:val="00B04EB4"/>
    <w:rsid w:val="00B05040"/>
    <w:rsid w:val="00B05244"/>
    <w:rsid w:val="00B05553"/>
    <w:rsid w:val="00B058D9"/>
    <w:rsid w:val="00B05B43"/>
    <w:rsid w:val="00B06B7C"/>
    <w:rsid w:val="00B07204"/>
    <w:rsid w:val="00B07D3B"/>
    <w:rsid w:val="00B104A7"/>
    <w:rsid w:val="00B10A80"/>
    <w:rsid w:val="00B111A3"/>
    <w:rsid w:val="00B11243"/>
    <w:rsid w:val="00B11630"/>
    <w:rsid w:val="00B11AEE"/>
    <w:rsid w:val="00B11B91"/>
    <w:rsid w:val="00B121B1"/>
    <w:rsid w:val="00B1232B"/>
    <w:rsid w:val="00B125C0"/>
    <w:rsid w:val="00B13BF0"/>
    <w:rsid w:val="00B13ED8"/>
    <w:rsid w:val="00B1428C"/>
    <w:rsid w:val="00B1504F"/>
    <w:rsid w:val="00B16C84"/>
    <w:rsid w:val="00B16DB8"/>
    <w:rsid w:val="00B16EC8"/>
    <w:rsid w:val="00B17365"/>
    <w:rsid w:val="00B174F7"/>
    <w:rsid w:val="00B175ED"/>
    <w:rsid w:val="00B1770A"/>
    <w:rsid w:val="00B17854"/>
    <w:rsid w:val="00B17984"/>
    <w:rsid w:val="00B17995"/>
    <w:rsid w:val="00B20113"/>
    <w:rsid w:val="00B201BA"/>
    <w:rsid w:val="00B2077A"/>
    <w:rsid w:val="00B20BD1"/>
    <w:rsid w:val="00B20D41"/>
    <w:rsid w:val="00B20D60"/>
    <w:rsid w:val="00B22230"/>
    <w:rsid w:val="00B23104"/>
    <w:rsid w:val="00B2341B"/>
    <w:rsid w:val="00B23A32"/>
    <w:rsid w:val="00B2426C"/>
    <w:rsid w:val="00B24B97"/>
    <w:rsid w:val="00B24E96"/>
    <w:rsid w:val="00B26081"/>
    <w:rsid w:val="00B260CC"/>
    <w:rsid w:val="00B26AD6"/>
    <w:rsid w:val="00B2734F"/>
    <w:rsid w:val="00B276C5"/>
    <w:rsid w:val="00B27714"/>
    <w:rsid w:val="00B27BA5"/>
    <w:rsid w:val="00B3050E"/>
    <w:rsid w:val="00B30779"/>
    <w:rsid w:val="00B30A4F"/>
    <w:rsid w:val="00B30CBC"/>
    <w:rsid w:val="00B30D7F"/>
    <w:rsid w:val="00B315F9"/>
    <w:rsid w:val="00B320FB"/>
    <w:rsid w:val="00B3211A"/>
    <w:rsid w:val="00B3217A"/>
    <w:rsid w:val="00B328FA"/>
    <w:rsid w:val="00B32E32"/>
    <w:rsid w:val="00B33653"/>
    <w:rsid w:val="00B34204"/>
    <w:rsid w:val="00B3438B"/>
    <w:rsid w:val="00B34E65"/>
    <w:rsid w:val="00B35721"/>
    <w:rsid w:val="00B35A37"/>
    <w:rsid w:val="00B35C8D"/>
    <w:rsid w:val="00B35D00"/>
    <w:rsid w:val="00B362F2"/>
    <w:rsid w:val="00B36730"/>
    <w:rsid w:val="00B36801"/>
    <w:rsid w:val="00B368F6"/>
    <w:rsid w:val="00B36D29"/>
    <w:rsid w:val="00B37470"/>
    <w:rsid w:val="00B400E2"/>
    <w:rsid w:val="00B40A32"/>
    <w:rsid w:val="00B40E25"/>
    <w:rsid w:val="00B4118F"/>
    <w:rsid w:val="00B4150F"/>
    <w:rsid w:val="00B41754"/>
    <w:rsid w:val="00B41A6F"/>
    <w:rsid w:val="00B41D61"/>
    <w:rsid w:val="00B41E1F"/>
    <w:rsid w:val="00B4295B"/>
    <w:rsid w:val="00B42D72"/>
    <w:rsid w:val="00B433C6"/>
    <w:rsid w:val="00B43429"/>
    <w:rsid w:val="00B43D30"/>
    <w:rsid w:val="00B43DDF"/>
    <w:rsid w:val="00B43EF3"/>
    <w:rsid w:val="00B440C0"/>
    <w:rsid w:val="00B4432E"/>
    <w:rsid w:val="00B44957"/>
    <w:rsid w:val="00B44DF8"/>
    <w:rsid w:val="00B452B6"/>
    <w:rsid w:val="00B464CE"/>
    <w:rsid w:val="00B46A85"/>
    <w:rsid w:val="00B474BE"/>
    <w:rsid w:val="00B50514"/>
    <w:rsid w:val="00B505A9"/>
    <w:rsid w:val="00B508D7"/>
    <w:rsid w:val="00B50CE8"/>
    <w:rsid w:val="00B520C2"/>
    <w:rsid w:val="00B52379"/>
    <w:rsid w:val="00B52D4A"/>
    <w:rsid w:val="00B52DC8"/>
    <w:rsid w:val="00B53695"/>
    <w:rsid w:val="00B53822"/>
    <w:rsid w:val="00B53EA1"/>
    <w:rsid w:val="00B542F7"/>
    <w:rsid w:val="00B5455B"/>
    <w:rsid w:val="00B5461B"/>
    <w:rsid w:val="00B5473F"/>
    <w:rsid w:val="00B553F1"/>
    <w:rsid w:val="00B55429"/>
    <w:rsid w:val="00B554E9"/>
    <w:rsid w:val="00B55C18"/>
    <w:rsid w:val="00B563A6"/>
    <w:rsid w:val="00B56A4C"/>
    <w:rsid w:val="00B56B3C"/>
    <w:rsid w:val="00B56BD4"/>
    <w:rsid w:val="00B56D41"/>
    <w:rsid w:val="00B570E7"/>
    <w:rsid w:val="00B57A40"/>
    <w:rsid w:val="00B57FDB"/>
    <w:rsid w:val="00B60EA0"/>
    <w:rsid w:val="00B611D6"/>
    <w:rsid w:val="00B612B1"/>
    <w:rsid w:val="00B61A95"/>
    <w:rsid w:val="00B61AFA"/>
    <w:rsid w:val="00B6220C"/>
    <w:rsid w:val="00B6225C"/>
    <w:rsid w:val="00B62484"/>
    <w:rsid w:val="00B62A3B"/>
    <w:rsid w:val="00B62A7E"/>
    <w:rsid w:val="00B62FA1"/>
    <w:rsid w:val="00B6302B"/>
    <w:rsid w:val="00B633CA"/>
    <w:rsid w:val="00B634DE"/>
    <w:rsid w:val="00B635B1"/>
    <w:rsid w:val="00B63EA4"/>
    <w:rsid w:val="00B64C0F"/>
    <w:rsid w:val="00B64FC9"/>
    <w:rsid w:val="00B6590A"/>
    <w:rsid w:val="00B65A7C"/>
    <w:rsid w:val="00B66155"/>
    <w:rsid w:val="00B6637F"/>
    <w:rsid w:val="00B66836"/>
    <w:rsid w:val="00B66C09"/>
    <w:rsid w:val="00B679EC"/>
    <w:rsid w:val="00B67E58"/>
    <w:rsid w:val="00B70C97"/>
    <w:rsid w:val="00B71631"/>
    <w:rsid w:val="00B72838"/>
    <w:rsid w:val="00B72D17"/>
    <w:rsid w:val="00B738F1"/>
    <w:rsid w:val="00B7416A"/>
    <w:rsid w:val="00B74235"/>
    <w:rsid w:val="00B74899"/>
    <w:rsid w:val="00B74A47"/>
    <w:rsid w:val="00B74B33"/>
    <w:rsid w:val="00B74D29"/>
    <w:rsid w:val="00B751FE"/>
    <w:rsid w:val="00B7556C"/>
    <w:rsid w:val="00B758F0"/>
    <w:rsid w:val="00B75E26"/>
    <w:rsid w:val="00B761F9"/>
    <w:rsid w:val="00B76A10"/>
    <w:rsid w:val="00B76F3A"/>
    <w:rsid w:val="00B7722C"/>
    <w:rsid w:val="00B772BC"/>
    <w:rsid w:val="00B7733C"/>
    <w:rsid w:val="00B77700"/>
    <w:rsid w:val="00B77B41"/>
    <w:rsid w:val="00B807BE"/>
    <w:rsid w:val="00B80AD1"/>
    <w:rsid w:val="00B80F3D"/>
    <w:rsid w:val="00B81109"/>
    <w:rsid w:val="00B819FA"/>
    <w:rsid w:val="00B81F20"/>
    <w:rsid w:val="00B820BD"/>
    <w:rsid w:val="00B821BB"/>
    <w:rsid w:val="00B82E37"/>
    <w:rsid w:val="00B83E54"/>
    <w:rsid w:val="00B84454"/>
    <w:rsid w:val="00B847BB"/>
    <w:rsid w:val="00B84B65"/>
    <w:rsid w:val="00B852D2"/>
    <w:rsid w:val="00B8666A"/>
    <w:rsid w:val="00B86A20"/>
    <w:rsid w:val="00B86B30"/>
    <w:rsid w:val="00B87076"/>
    <w:rsid w:val="00B8724B"/>
    <w:rsid w:val="00B872F7"/>
    <w:rsid w:val="00B875DF"/>
    <w:rsid w:val="00B87E42"/>
    <w:rsid w:val="00B90442"/>
    <w:rsid w:val="00B90FF8"/>
    <w:rsid w:val="00B9102E"/>
    <w:rsid w:val="00B912CA"/>
    <w:rsid w:val="00B920AE"/>
    <w:rsid w:val="00B92297"/>
    <w:rsid w:val="00B925B9"/>
    <w:rsid w:val="00B92742"/>
    <w:rsid w:val="00B9406D"/>
    <w:rsid w:val="00B94498"/>
    <w:rsid w:val="00B94895"/>
    <w:rsid w:val="00B95469"/>
    <w:rsid w:val="00B95786"/>
    <w:rsid w:val="00B95B2E"/>
    <w:rsid w:val="00B961D3"/>
    <w:rsid w:val="00B96F4E"/>
    <w:rsid w:val="00B96FD3"/>
    <w:rsid w:val="00B97145"/>
    <w:rsid w:val="00B975F3"/>
    <w:rsid w:val="00B97A8B"/>
    <w:rsid w:val="00B97B59"/>
    <w:rsid w:val="00B97F4B"/>
    <w:rsid w:val="00BA0061"/>
    <w:rsid w:val="00BA04E8"/>
    <w:rsid w:val="00BA04F3"/>
    <w:rsid w:val="00BA0BF9"/>
    <w:rsid w:val="00BA1490"/>
    <w:rsid w:val="00BA21FE"/>
    <w:rsid w:val="00BA252A"/>
    <w:rsid w:val="00BA2A0A"/>
    <w:rsid w:val="00BA2A54"/>
    <w:rsid w:val="00BA2F0E"/>
    <w:rsid w:val="00BA300C"/>
    <w:rsid w:val="00BA31F9"/>
    <w:rsid w:val="00BA3BB3"/>
    <w:rsid w:val="00BA4458"/>
    <w:rsid w:val="00BA4886"/>
    <w:rsid w:val="00BA49AC"/>
    <w:rsid w:val="00BA4C47"/>
    <w:rsid w:val="00BA4E0C"/>
    <w:rsid w:val="00BA4FFD"/>
    <w:rsid w:val="00BA5376"/>
    <w:rsid w:val="00BA57A8"/>
    <w:rsid w:val="00BA57C5"/>
    <w:rsid w:val="00BA5809"/>
    <w:rsid w:val="00BA6A46"/>
    <w:rsid w:val="00BA6C82"/>
    <w:rsid w:val="00BA6DE6"/>
    <w:rsid w:val="00BA72B1"/>
    <w:rsid w:val="00BB00F9"/>
    <w:rsid w:val="00BB046A"/>
    <w:rsid w:val="00BB063B"/>
    <w:rsid w:val="00BB0B93"/>
    <w:rsid w:val="00BB1202"/>
    <w:rsid w:val="00BB1558"/>
    <w:rsid w:val="00BB24E1"/>
    <w:rsid w:val="00BB2606"/>
    <w:rsid w:val="00BB2838"/>
    <w:rsid w:val="00BB297E"/>
    <w:rsid w:val="00BB2A7E"/>
    <w:rsid w:val="00BB2F52"/>
    <w:rsid w:val="00BB3178"/>
    <w:rsid w:val="00BB36B0"/>
    <w:rsid w:val="00BB386C"/>
    <w:rsid w:val="00BB399A"/>
    <w:rsid w:val="00BB3E79"/>
    <w:rsid w:val="00BB4350"/>
    <w:rsid w:val="00BB4443"/>
    <w:rsid w:val="00BB5260"/>
    <w:rsid w:val="00BB5303"/>
    <w:rsid w:val="00BB56D3"/>
    <w:rsid w:val="00BB57AD"/>
    <w:rsid w:val="00BB5A87"/>
    <w:rsid w:val="00BB6247"/>
    <w:rsid w:val="00BB638B"/>
    <w:rsid w:val="00BB6A3E"/>
    <w:rsid w:val="00BB6B17"/>
    <w:rsid w:val="00BB7051"/>
    <w:rsid w:val="00BB77C4"/>
    <w:rsid w:val="00BB7F6A"/>
    <w:rsid w:val="00BC0741"/>
    <w:rsid w:val="00BC0796"/>
    <w:rsid w:val="00BC0A18"/>
    <w:rsid w:val="00BC0AD2"/>
    <w:rsid w:val="00BC10D2"/>
    <w:rsid w:val="00BC121A"/>
    <w:rsid w:val="00BC129A"/>
    <w:rsid w:val="00BC1684"/>
    <w:rsid w:val="00BC1A42"/>
    <w:rsid w:val="00BC1A6A"/>
    <w:rsid w:val="00BC1F2B"/>
    <w:rsid w:val="00BC3157"/>
    <w:rsid w:val="00BC3514"/>
    <w:rsid w:val="00BC39F3"/>
    <w:rsid w:val="00BC3ABB"/>
    <w:rsid w:val="00BC3BF7"/>
    <w:rsid w:val="00BC417A"/>
    <w:rsid w:val="00BC44C4"/>
    <w:rsid w:val="00BC51C4"/>
    <w:rsid w:val="00BC560D"/>
    <w:rsid w:val="00BC5E28"/>
    <w:rsid w:val="00BC61B9"/>
    <w:rsid w:val="00BC70AC"/>
    <w:rsid w:val="00BC73A5"/>
    <w:rsid w:val="00BC765C"/>
    <w:rsid w:val="00BC7A8A"/>
    <w:rsid w:val="00BC7B90"/>
    <w:rsid w:val="00BC7CB0"/>
    <w:rsid w:val="00BC7CCB"/>
    <w:rsid w:val="00BD0189"/>
    <w:rsid w:val="00BD0286"/>
    <w:rsid w:val="00BD0809"/>
    <w:rsid w:val="00BD0F52"/>
    <w:rsid w:val="00BD180B"/>
    <w:rsid w:val="00BD1F95"/>
    <w:rsid w:val="00BD2431"/>
    <w:rsid w:val="00BD249C"/>
    <w:rsid w:val="00BD2B48"/>
    <w:rsid w:val="00BD2E43"/>
    <w:rsid w:val="00BD3B72"/>
    <w:rsid w:val="00BD3DC4"/>
    <w:rsid w:val="00BD427D"/>
    <w:rsid w:val="00BD45CF"/>
    <w:rsid w:val="00BD476F"/>
    <w:rsid w:val="00BD47BB"/>
    <w:rsid w:val="00BD4E2B"/>
    <w:rsid w:val="00BD4ED1"/>
    <w:rsid w:val="00BD4FEE"/>
    <w:rsid w:val="00BD5BA1"/>
    <w:rsid w:val="00BD5DB5"/>
    <w:rsid w:val="00BD5E07"/>
    <w:rsid w:val="00BD675B"/>
    <w:rsid w:val="00BD6BF1"/>
    <w:rsid w:val="00BD6C26"/>
    <w:rsid w:val="00BD7329"/>
    <w:rsid w:val="00BD7F79"/>
    <w:rsid w:val="00BE005B"/>
    <w:rsid w:val="00BE136A"/>
    <w:rsid w:val="00BE1722"/>
    <w:rsid w:val="00BE1953"/>
    <w:rsid w:val="00BE1D19"/>
    <w:rsid w:val="00BE1E02"/>
    <w:rsid w:val="00BE269F"/>
    <w:rsid w:val="00BE2816"/>
    <w:rsid w:val="00BE2A1E"/>
    <w:rsid w:val="00BE2D48"/>
    <w:rsid w:val="00BE2DC0"/>
    <w:rsid w:val="00BE2E5D"/>
    <w:rsid w:val="00BE2E72"/>
    <w:rsid w:val="00BE39BD"/>
    <w:rsid w:val="00BE40B8"/>
    <w:rsid w:val="00BE4282"/>
    <w:rsid w:val="00BE467F"/>
    <w:rsid w:val="00BE47A4"/>
    <w:rsid w:val="00BE4844"/>
    <w:rsid w:val="00BE520A"/>
    <w:rsid w:val="00BE547A"/>
    <w:rsid w:val="00BE5486"/>
    <w:rsid w:val="00BE5522"/>
    <w:rsid w:val="00BE6309"/>
    <w:rsid w:val="00BE698F"/>
    <w:rsid w:val="00BE6B9D"/>
    <w:rsid w:val="00BE75F9"/>
    <w:rsid w:val="00BE79C7"/>
    <w:rsid w:val="00BE7DEE"/>
    <w:rsid w:val="00BE7E3A"/>
    <w:rsid w:val="00BF024D"/>
    <w:rsid w:val="00BF06BE"/>
    <w:rsid w:val="00BF098E"/>
    <w:rsid w:val="00BF0EAF"/>
    <w:rsid w:val="00BF0F76"/>
    <w:rsid w:val="00BF0FE1"/>
    <w:rsid w:val="00BF1379"/>
    <w:rsid w:val="00BF17AF"/>
    <w:rsid w:val="00BF18D5"/>
    <w:rsid w:val="00BF1912"/>
    <w:rsid w:val="00BF1970"/>
    <w:rsid w:val="00BF1EAF"/>
    <w:rsid w:val="00BF1F53"/>
    <w:rsid w:val="00BF20A3"/>
    <w:rsid w:val="00BF25B6"/>
    <w:rsid w:val="00BF26E9"/>
    <w:rsid w:val="00BF2C71"/>
    <w:rsid w:val="00BF2CBB"/>
    <w:rsid w:val="00BF2FB0"/>
    <w:rsid w:val="00BF36E3"/>
    <w:rsid w:val="00BF3BA0"/>
    <w:rsid w:val="00BF3F11"/>
    <w:rsid w:val="00BF46D9"/>
    <w:rsid w:val="00BF47D0"/>
    <w:rsid w:val="00BF48F0"/>
    <w:rsid w:val="00BF4DEB"/>
    <w:rsid w:val="00BF550E"/>
    <w:rsid w:val="00BF5B8D"/>
    <w:rsid w:val="00BF61A1"/>
    <w:rsid w:val="00BF65AE"/>
    <w:rsid w:val="00BF6820"/>
    <w:rsid w:val="00BF68F5"/>
    <w:rsid w:val="00BF6CBB"/>
    <w:rsid w:val="00BF6D47"/>
    <w:rsid w:val="00BF71F0"/>
    <w:rsid w:val="00BF7267"/>
    <w:rsid w:val="00BF7427"/>
    <w:rsid w:val="00BF7733"/>
    <w:rsid w:val="00BF7A44"/>
    <w:rsid w:val="00BF7D8A"/>
    <w:rsid w:val="00BF7E7E"/>
    <w:rsid w:val="00C0015A"/>
    <w:rsid w:val="00C00339"/>
    <w:rsid w:val="00C005E6"/>
    <w:rsid w:val="00C00E83"/>
    <w:rsid w:val="00C01029"/>
    <w:rsid w:val="00C01DF8"/>
    <w:rsid w:val="00C02103"/>
    <w:rsid w:val="00C0220A"/>
    <w:rsid w:val="00C022CC"/>
    <w:rsid w:val="00C03070"/>
    <w:rsid w:val="00C0350C"/>
    <w:rsid w:val="00C03854"/>
    <w:rsid w:val="00C03CDE"/>
    <w:rsid w:val="00C0481C"/>
    <w:rsid w:val="00C0488A"/>
    <w:rsid w:val="00C04AD6"/>
    <w:rsid w:val="00C04D84"/>
    <w:rsid w:val="00C05592"/>
    <w:rsid w:val="00C056D7"/>
    <w:rsid w:val="00C05723"/>
    <w:rsid w:val="00C05CD2"/>
    <w:rsid w:val="00C05EF9"/>
    <w:rsid w:val="00C06587"/>
    <w:rsid w:val="00C07525"/>
    <w:rsid w:val="00C10520"/>
    <w:rsid w:val="00C105BF"/>
    <w:rsid w:val="00C10932"/>
    <w:rsid w:val="00C118DC"/>
    <w:rsid w:val="00C1247E"/>
    <w:rsid w:val="00C129FA"/>
    <w:rsid w:val="00C137BD"/>
    <w:rsid w:val="00C13CB7"/>
    <w:rsid w:val="00C141D8"/>
    <w:rsid w:val="00C14D53"/>
    <w:rsid w:val="00C15000"/>
    <w:rsid w:val="00C15FF3"/>
    <w:rsid w:val="00C16311"/>
    <w:rsid w:val="00C1668B"/>
    <w:rsid w:val="00C16D01"/>
    <w:rsid w:val="00C1712E"/>
    <w:rsid w:val="00C1720E"/>
    <w:rsid w:val="00C1724A"/>
    <w:rsid w:val="00C17802"/>
    <w:rsid w:val="00C17EE3"/>
    <w:rsid w:val="00C2017D"/>
    <w:rsid w:val="00C20795"/>
    <w:rsid w:val="00C20804"/>
    <w:rsid w:val="00C21383"/>
    <w:rsid w:val="00C2150F"/>
    <w:rsid w:val="00C215A5"/>
    <w:rsid w:val="00C21825"/>
    <w:rsid w:val="00C21B59"/>
    <w:rsid w:val="00C21C4E"/>
    <w:rsid w:val="00C22049"/>
    <w:rsid w:val="00C22183"/>
    <w:rsid w:val="00C222AA"/>
    <w:rsid w:val="00C22754"/>
    <w:rsid w:val="00C228B2"/>
    <w:rsid w:val="00C22ADC"/>
    <w:rsid w:val="00C22B1E"/>
    <w:rsid w:val="00C23292"/>
    <w:rsid w:val="00C23757"/>
    <w:rsid w:val="00C23A65"/>
    <w:rsid w:val="00C23D9D"/>
    <w:rsid w:val="00C23EC4"/>
    <w:rsid w:val="00C24D5D"/>
    <w:rsid w:val="00C24D6F"/>
    <w:rsid w:val="00C25698"/>
    <w:rsid w:val="00C25981"/>
    <w:rsid w:val="00C25F0A"/>
    <w:rsid w:val="00C2641D"/>
    <w:rsid w:val="00C265B6"/>
    <w:rsid w:val="00C27E0D"/>
    <w:rsid w:val="00C27F68"/>
    <w:rsid w:val="00C308D1"/>
    <w:rsid w:val="00C30D8F"/>
    <w:rsid w:val="00C310CC"/>
    <w:rsid w:val="00C31EB1"/>
    <w:rsid w:val="00C31F21"/>
    <w:rsid w:val="00C3238A"/>
    <w:rsid w:val="00C32A60"/>
    <w:rsid w:val="00C32E1B"/>
    <w:rsid w:val="00C32E2B"/>
    <w:rsid w:val="00C332E8"/>
    <w:rsid w:val="00C3348F"/>
    <w:rsid w:val="00C33637"/>
    <w:rsid w:val="00C33AC6"/>
    <w:rsid w:val="00C33DC0"/>
    <w:rsid w:val="00C34628"/>
    <w:rsid w:val="00C351BE"/>
    <w:rsid w:val="00C35231"/>
    <w:rsid w:val="00C3542B"/>
    <w:rsid w:val="00C355C1"/>
    <w:rsid w:val="00C35963"/>
    <w:rsid w:val="00C3642F"/>
    <w:rsid w:val="00C364D7"/>
    <w:rsid w:val="00C3668B"/>
    <w:rsid w:val="00C366A4"/>
    <w:rsid w:val="00C3693F"/>
    <w:rsid w:val="00C37D1B"/>
    <w:rsid w:val="00C40F4F"/>
    <w:rsid w:val="00C4135F"/>
    <w:rsid w:val="00C4249D"/>
    <w:rsid w:val="00C428B2"/>
    <w:rsid w:val="00C42D8C"/>
    <w:rsid w:val="00C43765"/>
    <w:rsid w:val="00C43D69"/>
    <w:rsid w:val="00C43E4F"/>
    <w:rsid w:val="00C43F58"/>
    <w:rsid w:val="00C44033"/>
    <w:rsid w:val="00C440BB"/>
    <w:rsid w:val="00C44996"/>
    <w:rsid w:val="00C44B69"/>
    <w:rsid w:val="00C4544D"/>
    <w:rsid w:val="00C45D8C"/>
    <w:rsid w:val="00C45E34"/>
    <w:rsid w:val="00C4625F"/>
    <w:rsid w:val="00C464D9"/>
    <w:rsid w:val="00C4662F"/>
    <w:rsid w:val="00C476D8"/>
    <w:rsid w:val="00C47E88"/>
    <w:rsid w:val="00C50107"/>
    <w:rsid w:val="00C50769"/>
    <w:rsid w:val="00C507E2"/>
    <w:rsid w:val="00C51054"/>
    <w:rsid w:val="00C51534"/>
    <w:rsid w:val="00C51CCC"/>
    <w:rsid w:val="00C51D59"/>
    <w:rsid w:val="00C52A47"/>
    <w:rsid w:val="00C52B91"/>
    <w:rsid w:val="00C5346E"/>
    <w:rsid w:val="00C53907"/>
    <w:rsid w:val="00C53B18"/>
    <w:rsid w:val="00C53D16"/>
    <w:rsid w:val="00C53E49"/>
    <w:rsid w:val="00C54C82"/>
    <w:rsid w:val="00C55369"/>
    <w:rsid w:val="00C556AD"/>
    <w:rsid w:val="00C55A94"/>
    <w:rsid w:val="00C55D63"/>
    <w:rsid w:val="00C55E10"/>
    <w:rsid w:val="00C5620A"/>
    <w:rsid w:val="00C5634B"/>
    <w:rsid w:val="00C566AB"/>
    <w:rsid w:val="00C569BB"/>
    <w:rsid w:val="00C57205"/>
    <w:rsid w:val="00C57C24"/>
    <w:rsid w:val="00C57EEC"/>
    <w:rsid w:val="00C604A7"/>
    <w:rsid w:val="00C60AE1"/>
    <w:rsid w:val="00C60DA1"/>
    <w:rsid w:val="00C6105F"/>
    <w:rsid w:val="00C61125"/>
    <w:rsid w:val="00C61525"/>
    <w:rsid w:val="00C61AE6"/>
    <w:rsid w:val="00C61BA8"/>
    <w:rsid w:val="00C62355"/>
    <w:rsid w:val="00C6300E"/>
    <w:rsid w:val="00C6302C"/>
    <w:rsid w:val="00C632D5"/>
    <w:rsid w:val="00C636F3"/>
    <w:rsid w:val="00C6414D"/>
    <w:rsid w:val="00C64469"/>
    <w:rsid w:val="00C644B2"/>
    <w:rsid w:val="00C64771"/>
    <w:rsid w:val="00C65818"/>
    <w:rsid w:val="00C65AE5"/>
    <w:rsid w:val="00C65C3C"/>
    <w:rsid w:val="00C65F0A"/>
    <w:rsid w:val="00C66059"/>
    <w:rsid w:val="00C66888"/>
    <w:rsid w:val="00C668E2"/>
    <w:rsid w:val="00C670DB"/>
    <w:rsid w:val="00C67669"/>
    <w:rsid w:val="00C708ED"/>
    <w:rsid w:val="00C7090F"/>
    <w:rsid w:val="00C70B39"/>
    <w:rsid w:val="00C70EE3"/>
    <w:rsid w:val="00C70EFC"/>
    <w:rsid w:val="00C7133A"/>
    <w:rsid w:val="00C718BC"/>
    <w:rsid w:val="00C71C0D"/>
    <w:rsid w:val="00C71DAB"/>
    <w:rsid w:val="00C72B41"/>
    <w:rsid w:val="00C73DD5"/>
    <w:rsid w:val="00C73EF3"/>
    <w:rsid w:val="00C74077"/>
    <w:rsid w:val="00C7443A"/>
    <w:rsid w:val="00C7497E"/>
    <w:rsid w:val="00C74B1C"/>
    <w:rsid w:val="00C755F3"/>
    <w:rsid w:val="00C75C0A"/>
    <w:rsid w:val="00C764AF"/>
    <w:rsid w:val="00C765F4"/>
    <w:rsid w:val="00C766CE"/>
    <w:rsid w:val="00C76711"/>
    <w:rsid w:val="00C76815"/>
    <w:rsid w:val="00C76826"/>
    <w:rsid w:val="00C76A91"/>
    <w:rsid w:val="00C77C60"/>
    <w:rsid w:val="00C800C3"/>
    <w:rsid w:val="00C806AD"/>
    <w:rsid w:val="00C808D7"/>
    <w:rsid w:val="00C811D6"/>
    <w:rsid w:val="00C817A6"/>
    <w:rsid w:val="00C818DD"/>
    <w:rsid w:val="00C81B3B"/>
    <w:rsid w:val="00C81DB2"/>
    <w:rsid w:val="00C820E3"/>
    <w:rsid w:val="00C8233A"/>
    <w:rsid w:val="00C823F8"/>
    <w:rsid w:val="00C82D46"/>
    <w:rsid w:val="00C82DFF"/>
    <w:rsid w:val="00C830E5"/>
    <w:rsid w:val="00C831AA"/>
    <w:rsid w:val="00C838E6"/>
    <w:rsid w:val="00C83E2E"/>
    <w:rsid w:val="00C840A1"/>
    <w:rsid w:val="00C842BB"/>
    <w:rsid w:val="00C84736"/>
    <w:rsid w:val="00C84FA7"/>
    <w:rsid w:val="00C85597"/>
    <w:rsid w:val="00C85CBD"/>
    <w:rsid w:val="00C86265"/>
    <w:rsid w:val="00C8649C"/>
    <w:rsid w:val="00C866A1"/>
    <w:rsid w:val="00C8674E"/>
    <w:rsid w:val="00C875ED"/>
    <w:rsid w:val="00C87A54"/>
    <w:rsid w:val="00C87DF3"/>
    <w:rsid w:val="00C90916"/>
    <w:rsid w:val="00C90938"/>
    <w:rsid w:val="00C9093B"/>
    <w:rsid w:val="00C90A41"/>
    <w:rsid w:val="00C90B6A"/>
    <w:rsid w:val="00C90B6E"/>
    <w:rsid w:val="00C913FA"/>
    <w:rsid w:val="00C91579"/>
    <w:rsid w:val="00C91E74"/>
    <w:rsid w:val="00C91F99"/>
    <w:rsid w:val="00C926AD"/>
    <w:rsid w:val="00C92FEA"/>
    <w:rsid w:val="00C9341D"/>
    <w:rsid w:val="00C93450"/>
    <w:rsid w:val="00C949DF"/>
    <w:rsid w:val="00C9515A"/>
    <w:rsid w:val="00C9597E"/>
    <w:rsid w:val="00C95999"/>
    <w:rsid w:val="00C95A22"/>
    <w:rsid w:val="00C95A64"/>
    <w:rsid w:val="00C95CA2"/>
    <w:rsid w:val="00C96378"/>
    <w:rsid w:val="00C96E87"/>
    <w:rsid w:val="00C96F06"/>
    <w:rsid w:val="00C975B6"/>
    <w:rsid w:val="00C97844"/>
    <w:rsid w:val="00C97EB3"/>
    <w:rsid w:val="00CA08C7"/>
    <w:rsid w:val="00CA09FF"/>
    <w:rsid w:val="00CA11F2"/>
    <w:rsid w:val="00CA13C0"/>
    <w:rsid w:val="00CA164A"/>
    <w:rsid w:val="00CA18BB"/>
    <w:rsid w:val="00CA25B6"/>
    <w:rsid w:val="00CA2976"/>
    <w:rsid w:val="00CA2E9A"/>
    <w:rsid w:val="00CA2F2C"/>
    <w:rsid w:val="00CA350E"/>
    <w:rsid w:val="00CA37B6"/>
    <w:rsid w:val="00CA37CD"/>
    <w:rsid w:val="00CA389A"/>
    <w:rsid w:val="00CA3BE1"/>
    <w:rsid w:val="00CA413F"/>
    <w:rsid w:val="00CA435D"/>
    <w:rsid w:val="00CA4571"/>
    <w:rsid w:val="00CA4C41"/>
    <w:rsid w:val="00CA566B"/>
    <w:rsid w:val="00CA5CFF"/>
    <w:rsid w:val="00CA608B"/>
    <w:rsid w:val="00CA67BD"/>
    <w:rsid w:val="00CA6F35"/>
    <w:rsid w:val="00CA79F0"/>
    <w:rsid w:val="00CA7D98"/>
    <w:rsid w:val="00CB0996"/>
    <w:rsid w:val="00CB0AAF"/>
    <w:rsid w:val="00CB0D61"/>
    <w:rsid w:val="00CB10D7"/>
    <w:rsid w:val="00CB121B"/>
    <w:rsid w:val="00CB1C64"/>
    <w:rsid w:val="00CB1EEA"/>
    <w:rsid w:val="00CB23FC"/>
    <w:rsid w:val="00CB2416"/>
    <w:rsid w:val="00CB24AD"/>
    <w:rsid w:val="00CB28C6"/>
    <w:rsid w:val="00CB3144"/>
    <w:rsid w:val="00CB3447"/>
    <w:rsid w:val="00CB3540"/>
    <w:rsid w:val="00CB399A"/>
    <w:rsid w:val="00CB4284"/>
    <w:rsid w:val="00CB430B"/>
    <w:rsid w:val="00CB47A4"/>
    <w:rsid w:val="00CB49F2"/>
    <w:rsid w:val="00CB4F9C"/>
    <w:rsid w:val="00CB50E7"/>
    <w:rsid w:val="00CB5A73"/>
    <w:rsid w:val="00CB5BA9"/>
    <w:rsid w:val="00CB6209"/>
    <w:rsid w:val="00CB7104"/>
    <w:rsid w:val="00CB71F3"/>
    <w:rsid w:val="00CB7231"/>
    <w:rsid w:val="00CB7677"/>
    <w:rsid w:val="00CC0F6D"/>
    <w:rsid w:val="00CC1935"/>
    <w:rsid w:val="00CC1BBB"/>
    <w:rsid w:val="00CC24AA"/>
    <w:rsid w:val="00CC2688"/>
    <w:rsid w:val="00CC3277"/>
    <w:rsid w:val="00CC342F"/>
    <w:rsid w:val="00CC392B"/>
    <w:rsid w:val="00CC397F"/>
    <w:rsid w:val="00CC3991"/>
    <w:rsid w:val="00CC3BAB"/>
    <w:rsid w:val="00CC3D25"/>
    <w:rsid w:val="00CC3DC1"/>
    <w:rsid w:val="00CC483D"/>
    <w:rsid w:val="00CC4AC3"/>
    <w:rsid w:val="00CC4ED0"/>
    <w:rsid w:val="00CC560E"/>
    <w:rsid w:val="00CC58EC"/>
    <w:rsid w:val="00CC5AE0"/>
    <w:rsid w:val="00CC5D30"/>
    <w:rsid w:val="00CC5E1E"/>
    <w:rsid w:val="00CC5F85"/>
    <w:rsid w:val="00CC621D"/>
    <w:rsid w:val="00CC643A"/>
    <w:rsid w:val="00CC68DC"/>
    <w:rsid w:val="00CC6AEA"/>
    <w:rsid w:val="00CC6B8A"/>
    <w:rsid w:val="00CC6EE3"/>
    <w:rsid w:val="00CC7783"/>
    <w:rsid w:val="00CC7D46"/>
    <w:rsid w:val="00CD04FE"/>
    <w:rsid w:val="00CD061E"/>
    <w:rsid w:val="00CD0AA3"/>
    <w:rsid w:val="00CD1425"/>
    <w:rsid w:val="00CD1A45"/>
    <w:rsid w:val="00CD1FF3"/>
    <w:rsid w:val="00CD21C8"/>
    <w:rsid w:val="00CD24AC"/>
    <w:rsid w:val="00CD2882"/>
    <w:rsid w:val="00CD2A68"/>
    <w:rsid w:val="00CD314A"/>
    <w:rsid w:val="00CD34E5"/>
    <w:rsid w:val="00CD3B84"/>
    <w:rsid w:val="00CD3BFE"/>
    <w:rsid w:val="00CD3E6E"/>
    <w:rsid w:val="00CD3FFD"/>
    <w:rsid w:val="00CD40CF"/>
    <w:rsid w:val="00CD48D2"/>
    <w:rsid w:val="00CD4C1E"/>
    <w:rsid w:val="00CD4DFA"/>
    <w:rsid w:val="00CD597E"/>
    <w:rsid w:val="00CD6130"/>
    <w:rsid w:val="00CD6B2E"/>
    <w:rsid w:val="00CD6E92"/>
    <w:rsid w:val="00CD755A"/>
    <w:rsid w:val="00CD7BA1"/>
    <w:rsid w:val="00CD7EC6"/>
    <w:rsid w:val="00CE060D"/>
    <w:rsid w:val="00CE07F6"/>
    <w:rsid w:val="00CE0D1F"/>
    <w:rsid w:val="00CE11B5"/>
    <w:rsid w:val="00CE1820"/>
    <w:rsid w:val="00CE23AD"/>
    <w:rsid w:val="00CE241B"/>
    <w:rsid w:val="00CE26CF"/>
    <w:rsid w:val="00CE306E"/>
    <w:rsid w:val="00CE36D3"/>
    <w:rsid w:val="00CE3841"/>
    <w:rsid w:val="00CE3DAA"/>
    <w:rsid w:val="00CE4422"/>
    <w:rsid w:val="00CE4440"/>
    <w:rsid w:val="00CE485B"/>
    <w:rsid w:val="00CE4B1A"/>
    <w:rsid w:val="00CE4F36"/>
    <w:rsid w:val="00CE5BC9"/>
    <w:rsid w:val="00CE5C14"/>
    <w:rsid w:val="00CE5CDF"/>
    <w:rsid w:val="00CE5DBF"/>
    <w:rsid w:val="00CE65C3"/>
    <w:rsid w:val="00CE679A"/>
    <w:rsid w:val="00CE6C61"/>
    <w:rsid w:val="00CE71BD"/>
    <w:rsid w:val="00CE7671"/>
    <w:rsid w:val="00CE7759"/>
    <w:rsid w:val="00CE77DB"/>
    <w:rsid w:val="00CE7BD5"/>
    <w:rsid w:val="00CE7DAE"/>
    <w:rsid w:val="00CF0002"/>
    <w:rsid w:val="00CF0142"/>
    <w:rsid w:val="00CF018B"/>
    <w:rsid w:val="00CF0811"/>
    <w:rsid w:val="00CF096C"/>
    <w:rsid w:val="00CF0B09"/>
    <w:rsid w:val="00CF1000"/>
    <w:rsid w:val="00CF10B2"/>
    <w:rsid w:val="00CF1447"/>
    <w:rsid w:val="00CF145A"/>
    <w:rsid w:val="00CF14B9"/>
    <w:rsid w:val="00CF2010"/>
    <w:rsid w:val="00CF20A4"/>
    <w:rsid w:val="00CF22B2"/>
    <w:rsid w:val="00CF2301"/>
    <w:rsid w:val="00CF230F"/>
    <w:rsid w:val="00CF25D9"/>
    <w:rsid w:val="00CF2753"/>
    <w:rsid w:val="00CF2A55"/>
    <w:rsid w:val="00CF316E"/>
    <w:rsid w:val="00CF3715"/>
    <w:rsid w:val="00CF40F1"/>
    <w:rsid w:val="00CF46EA"/>
    <w:rsid w:val="00CF53B4"/>
    <w:rsid w:val="00CF58A7"/>
    <w:rsid w:val="00CF5FAD"/>
    <w:rsid w:val="00CF615A"/>
    <w:rsid w:val="00CF652B"/>
    <w:rsid w:val="00CF69E8"/>
    <w:rsid w:val="00CF6B06"/>
    <w:rsid w:val="00CF6F41"/>
    <w:rsid w:val="00CF7148"/>
    <w:rsid w:val="00CF77CD"/>
    <w:rsid w:val="00CF791A"/>
    <w:rsid w:val="00CF7AF4"/>
    <w:rsid w:val="00CF7FD1"/>
    <w:rsid w:val="00D012D5"/>
    <w:rsid w:val="00D01BF7"/>
    <w:rsid w:val="00D01CDF"/>
    <w:rsid w:val="00D0227A"/>
    <w:rsid w:val="00D0301D"/>
    <w:rsid w:val="00D0326C"/>
    <w:rsid w:val="00D032E1"/>
    <w:rsid w:val="00D03949"/>
    <w:rsid w:val="00D03C65"/>
    <w:rsid w:val="00D04E47"/>
    <w:rsid w:val="00D0516F"/>
    <w:rsid w:val="00D052D5"/>
    <w:rsid w:val="00D05365"/>
    <w:rsid w:val="00D05624"/>
    <w:rsid w:val="00D057B2"/>
    <w:rsid w:val="00D05C1C"/>
    <w:rsid w:val="00D05E1D"/>
    <w:rsid w:val="00D06294"/>
    <w:rsid w:val="00D06791"/>
    <w:rsid w:val="00D0685A"/>
    <w:rsid w:val="00D06930"/>
    <w:rsid w:val="00D06DFD"/>
    <w:rsid w:val="00D06E58"/>
    <w:rsid w:val="00D072D5"/>
    <w:rsid w:val="00D07B65"/>
    <w:rsid w:val="00D07D95"/>
    <w:rsid w:val="00D07EEA"/>
    <w:rsid w:val="00D10256"/>
    <w:rsid w:val="00D1033B"/>
    <w:rsid w:val="00D103EB"/>
    <w:rsid w:val="00D1096E"/>
    <w:rsid w:val="00D11229"/>
    <w:rsid w:val="00D115CF"/>
    <w:rsid w:val="00D118DE"/>
    <w:rsid w:val="00D1239E"/>
    <w:rsid w:val="00D127E2"/>
    <w:rsid w:val="00D12D28"/>
    <w:rsid w:val="00D12E20"/>
    <w:rsid w:val="00D13240"/>
    <w:rsid w:val="00D133B4"/>
    <w:rsid w:val="00D13AE5"/>
    <w:rsid w:val="00D14670"/>
    <w:rsid w:val="00D14FF4"/>
    <w:rsid w:val="00D1539F"/>
    <w:rsid w:val="00D15DB8"/>
    <w:rsid w:val="00D15EE0"/>
    <w:rsid w:val="00D1637D"/>
    <w:rsid w:val="00D16C89"/>
    <w:rsid w:val="00D17434"/>
    <w:rsid w:val="00D17536"/>
    <w:rsid w:val="00D178CF"/>
    <w:rsid w:val="00D20A18"/>
    <w:rsid w:val="00D20A3F"/>
    <w:rsid w:val="00D211B4"/>
    <w:rsid w:val="00D21612"/>
    <w:rsid w:val="00D21887"/>
    <w:rsid w:val="00D221E4"/>
    <w:rsid w:val="00D22331"/>
    <w:rsid w:val="00D2261A"/>
    <w:rsid w:val="00D2264A"/>
    <w:rsid w:val="00D22708"/>
    <w:rsid w:val="00D22C1C"/>
    <w:rsid w:val="00D22EC0"/>
    <w:rsid w:val="00D235AA"/>
    <w:rsid w:val="00D239A4"/>
    <w:rsid w:val="00D24035"/>
    <w:rsid w:val="00D247DD"/>
    <w:rsid w:val="00D24963"/>
    <w:rsid w:val="00D24CF9"/>
    <w:rsid w:val="00D24E2B"/>
    <w:rsid w:val="00D2518E"/>
    <w:rsid w:val="00D251DD"/>
    <w:rsid w:val="00D25441"/>
    <w:rsid w:val="00D25A7A"/>
    <w:rsid w:val="00D25C4E"/>
    <w:rsid w:val="00D26816"/>
    <w:rsid w:val="00D268B1"/>
    <w:rsid w:val="00D2695E"/>
    <w:rsid w:val="00D26C26"/>
    <w:rsid w:val="00D26DF5"/>
    <w:rsid w:val="00D27311"/>
    <w:rsid w:val="00D2741F"/>
    <w:rsid w:val="00D27ACF"/>
    <w:rsid w:val="00D27C0D"/>
    <w:rsid w:val="00D27D22"/>
    <w:rsid w:val="00D3026C"/>
    <w:rsid w:val="00D302E2"/>
    <w:rsid w:val="00D304CB"/>
    <w:rsid w:val="00D31080"/>
    <w:rsid w:val="00D32011"/>
    <w:rsid w:val="00D3210C"/>
    <w:rsid w:val="00D322C1"/>
    <w:rsid w:val="00D3230B"/>
    <w:rsid w:val="00D32465"/>
    <w:rsid w:val="00D329A0"/>
    <w:rsid w:val="00D329B9"/>
    <w:rsid w:val="00D32BD7"/>
    <w:rsid w:val="00D32CD2"/>
    <w:rsid w:val="00D32CE1"/>
    <w:rsid w:val="00D3381E"/>
    <w:rsid w:val="00D33BF2"/>
    <w:rsid w:val="00D33D56"/>
    <w:rsid w:val="00D3468B"/>
    <w:rsid w:val="00D34F4A"/>
    <w:rsid w:val="00D34FD0"/>
    <w:rsid w:val="00D35045"/>
    <w:rsid w:val="00D351BF"/>
    <w:rsid w:val="00D35203"/>
    <w:rsid w:val="00D355FF"/>
    <w:rsid w:val="00D357A4"/>
    <w:rsid w:val="00D359E7"/>
    <w:rsid w:val="00D35A67"/>
    <w:rsid w:val="00D35BC4"/>
    <w:rsid w:val="00D36500"/>
    <w:rsid w:val="00D36589"/>
    <w:rsid w:val="00D368CA"/>
    <w:rsid w:val="00D37258"/>
    <w:rsid w:val="00D37B26"/>
    <w:rsid w:val="00D403F9"/>
    <w:rsid w:val="00D40868"/>
    <w:rsid w:val="00D41B8E"/>
    <w:rsid w:val="00D41CAB"/>
    <w:rsid w:val="00D41D87"/>
    <w:rsid w:val="00D41E70"/>
    <w:rsid w:val="00D4231E"/>
    <w:rsid w:val="00D42402"/>
    <w:rsid w:val="00D4259C"/>
    <w:rsid w:val="00D429F9"/>
    <w:rsid w:val="00D4384C"/>
    <w:rsid w:val="00D43A97"/>
    <w:rsid w:val="00D43F53"/>
    <w:rsid w:val="00D4482D"/>
    <w:rsid w:val="00D4487E"/>
    <w:rsid w:val="00D448C7"/>
    <w:rsid w:val="00D44D20"/>
    <w:rsid w:val="00D44DEF"/>
    <w:rsid w:val="00D45303"/>
    <w:rsid w:val="00D4555A"/>
    <w:rsid w:val="00D45AC8"/>
    <w:rsid w:val="00D45B1E"/>
    <w:rsid w:val="00D45DC5"/>
    <w:rsid w:val="00D4665E"/>
    <w:rsid w:val="00D4693D"/>
    <w:rsid w:val="00D4729F"/>
    <w:rsid w:val="00D472C0"/>
    <w:rsid w:val="00D472F1"/>
    <w:rsid w:val="00D47854"/>
    <w:rsid w:val="00D47B58"/>
    <w:rsid w:val="00D50543"/>
    <w:rsid w:val="00D514AA"/>
    <w:rsid w:val="00D51ADF"/>
    <w:rsid w:val="00D51C55"/>
    <w:rsid w:val="00D52388"/>
    <w:rsid w:val="00D52794"/>
    <w:rsid w:val="00D530BE"/>
    <w:rsid w:val="00D536BB"/>
    <w:rsid w:val="00D539E1"/>
    <w:rsid w:val="00D53A9A"/>
    <w:rsid w:val="00D53B8E"/>
    <w:rsid w:val="00D53FB0"/>
    <w:rsid w:val="00D543A1"/>
    <w:rsid w:val="00D555E7"/>
    <w:rsid w:val="00D56540"/>
    <w:rsid w:val="00D56866"/>
    <w:rsid w:val="00D568C9"/>
    <w:rsid w:val="00D578F7"/>
    <w:rsid w:val="00D57944"/>
    <w:rsid w:val="00D57984"/>
    <w:rsid w:val="00D57B00"/>
    <w:rsid w:val="00D60748"/>
    <w:rsid w:val="00D60C46"/>
    <w:rsid w:val="00D60ED5"/>
    <w:rsid w:val="00D6132C"/>
    <w:rsid w:val="00D61932"/>
    <w:rsid w:val="00D6267A"/>
    <w:rsid w:val="00D62E93"/>
    <w:rsid w:val="00D63220"/>
    <w:rsid w:val="00D644B5"/>
    <w:rsid w:val="00D64B1F"/>
    <w:rsid w:val="00D65156"/>
    <w:rsid w:val="00D65551"/>
    <w:rsid w:val="00D65773"/>
    <w:rsid w:val="00D65B87"/>
    <w:rsid w:val="00D6661D"/>
    <w:rsid w:val="00D66805"/>
    <w:rsid w:val="00D66C49"/>
    <w:rsid w:val="00D66F89"/>
    <w:rsid w:val="00D671E6"/>
    <w:rsid w:val="00D673B7"/>
    <w:rsid w:val="00D675E8"/>
    <w:rsid w:val="00D67EFF"/>
    <w:rsid w:val="00D70461"/>
    <w:rsid w:val="00D7053B"/>
    <w:rsid w:val="00D70682"/>
    <w:rsid w:val="00D709CB"/>
    <w:rsid w:val="00D70EBF"/>
    <w:rsid w:val="00D7105D"/>
    <w:rsid w:val="00D710A9"/>
    <w:rsid w:val="00D71826"/>
    <w:rsid w:val="00D72766"/>
    <w:rsid w:val="00D72C6D"/>
    <w:rsid w:val="00D73B90"/>
    <w:rsid w:val="00D74978"/>
    <w:rsid w:val="00D74A91"/>
    <w:rsid w:val="00D75D43"/>
    <w:rsid w:val="00D75EA9"/>
    <w:rsid w:val="00D76C53"/>
    <w:rsid w:val="00D76C74"/>
    <w:rsid w:val="00D76D5D"/>
    <w:rsid w:val="00D77286"/>
    <w:rsid w:val="00D77987"/>
    <w:rsid w:val="00D77B9C"/>
    <w:rsid w:val="00D8026F"/>
    <w:rsid w:val="00D805B9"/>
    <w:rsid w:val="00D808FF"/>
    <w:rsid w:val="00D80966"/>
    <w:rsid w:val="00D8150F"/>
    <w:rsid w:val="00D82088"/>
    <w:rsid w:val="00D82219"/>
    <w:rsid w:val="00D82C1B"/>
    <w:rsid w:val="00D82E48"/>
    <w:rsid w:val="00D83063"/>
    <w:rsid w:val="00D83B0C"/>
    <w:rsid w:val="00D83CD3"/>
    <w:rsid w:val="00D83D11"/>
    <w:rsid w:val="00D83E94"/>
    <w:rsid w:val="00D83ED2"/>
    <w:rsid w:val="00D8450E"/>
    <w:rsid w:val="00D84704"/>
    <w:rsid w:val="00D8481D"/>
    <w:rsid w:val="00D849CE"/>
    <w:rsid w:val="00D84BBC"/>
    <w:rsid w:val="00D8504D"/>
    <w:rsid w:val="00D8521C"/>
    <w:rsid w:val="00D852CC"/>
    <w:rsid w:val="00D857D8"/>
    <w:rsid w:val="00D85834"/>
    <w:rsid w:val="00D85F65"/>
    <w:rsid w:val="00D86F06"/>
    <w:rsid w:val="00D87192"/>
    <w:rsid w:val="00D8739E"/>
    <w:rsid w:val="00D874A7"/>
    <w:rsid w:val="00D87975"/>
    <w:rsid w:val="00D87C3A"/>
    <w:rsid w:val="00D90230"/>
    <w:rsid w:val="00D905F0"/>
    <w:rsid w:val="00D91190"/>
    <w:rsid w:val="00D91358"/>
    <w:rsid w:val="00D913DD"/>
    <w:rsid w:val="00D91C25"/>
    <w:rsid w:val="00D91C4D"/>
    <w:rsid w:val="00D91D2D"/>
    <w:rsid w:val="00D920FC"/>
    <w:rsid w:val="00D92348"/>
    <w:rsid w:val="00D9251E"/>
    <w:rsid w:val="00D92E26"/>
    <w:rsid w:val="00D9392D"/>
    <w:rsid w:val="00D93C00"/>
    <w:rsid w:val="00D93E8E"/>
    <w:rsid w:val="00D9491F"/>
    <w:rsid w:val="00D95249"/>
    <w:rsid w:val="00D9560E"/>
    <w:rsid w:val="00D95B4F"/>
    <w:rsid w:val="00D96043"/>
    <w:rsid w:val="00D9621C"/>
    <w:rsid w:val="00D968F4"/>
    <w:rsid w:val="00D96BDE"/>
    <w:rsid w:val="00D976B8"/>
    <w:rsid w:val="00D9780F"/>
    <w:rsid w:val="00D97DE0"/>
    <w:rsid w:val="00D97F41"/>
    <w:rsid w:val="00DA14E4"/>
    <w:rsid w:val="00DA18D1"/>
    <w:rsid w:val="00DA21AA"/>
    <w:rsid w:val="00DA2594"/>
    <w:rsid w:val="00DA2742"/>
    <w:rsid w:val="00DA3426"/>
    <w:rsid w:val="00DA3472"/>
    <w:rsid w:val="00DA3A53"/>
    <w:rsid w:val="00DA3F72"/>
    <w:rsid w:val="00DA404A"/>
    <w:rsid w:val="00DA4461"/>
    <w:rsid w:val="00DA45A4"/>
    <w:rsid w:val="00DA5346"/>
    <w:rsid w:val="00DA53BF"/>
    <w:rsid w:val="00DA60AE"/>
    <w:rsid w:val="00DA6687"/>
    <w:rsid w:val="00DA67DE"/>
    <w:rsid w:val="00DA68F3"/>
    <w:rsid w:val="00DA6DD4"/>
    <w:rsid w:val="00DA7142"/>
    <w:rsid w:val="00DA7C64"/>
    <w:rsid w:val="00DB00E2"/>
    <w:rsid w:val="00DB0141"/>
    <w:rsid w:val="00DB0145"/>
    <w:rsid w:val="00DB0393"/>
    <w:rsid w:val="00DB04D9"/>
    <w:rsid w:val="00DB0F15"/>
    <w:rsid w:val="00DB137E"/>
    <w:rsid w:val="00DB17A8"/>
    <w:rsid w:val="00DB271A"/>
    <w:rsid w:val="00DB2CC0"/>
    <w:rsid w:val="00DB3033"/>
    <w:rsid w:val="00DB31D9"/>
    <w:rsid w:val="00DB38FA"/>
    <w:rsid w:val="00DB4100"/>
    <w:rsid w:val="00DB4A93"/>
    <w:rsid w:val="00DB4BE4"/>
    <w:rsid w:val="00DB5690"/>
    <w:rsid w:val="00DB5E94"/>
    <w:rsid w:val="00DB6978"/>
    <w:rsid w:val="00DB6C62"/>
    <w:rsid w:val="00DB79D5"/>
    <w:rsid w:val="00DB7D88"/>
    <w:rsid w:val="00DB7FB1"/>
    <w:rsid w:val="00DC03FC"/>
    <w:rsid w:val="00DC0522"/>
    <w:rsid w:val="00DC0BFC"/>
    <w:rsid w:val="00DC0C74"/>
    <w:rsid w:val="00DC0E72"/>
    <w:rsid w:val="00DC0E7B"/>
    <w:rsid w:val="00DC1C28"/>
    <w:rsid w:val="00DC24F9"/>
    <w:rsid w:val="00DC2C27"/>
    <w:rsid w:val="00DC2CA8"/>
    <w:rsid w:val="00DC3336"/>
    <w:rsid w:val="00DC377D"/>
    <w:rsid w:val="00DC3832"/>
    <w:rsid w:val="00DC3BAE"/>
    <w:rsid w:val="00DC3F4D"/>
    <w:rsid w:val="00DC427D"/>
    <w:rsid w:val="00DC453C"/>
    <w:rsid w:val="00DC4607"/>
    <w:rsid w:val="00DC4975"/>
    <w:rsid w:val="00DC4DD2"/>
    <w:rsid w:val="00DC507C"/>
    <w:rsid w:val="00DC5AA2"/>
    <w:rsid w:val="00DC5CD7"/>
    <w:rsid w:val="00DC6371"/>
    <w:rsid w:val="00DC65B3"/>
    <w:rsid w:val="00DC69A2"/>
    <w:rsid w:val="00DC6A8B"/>
    <w:rsid w:val="00DC7B83"/>
    <w:rsid w:val="00DC7B8D"/>
    <w:rsid w:val="00DD0294"/>
    <w:rsid w:val="00DD0625"/>
    <w:rsid w:val="00DD0C65"/>
    <w:rsid w:val="00DD1564"/>
    <w:rsid w:val="00DD1E9B"/>
    <w:rsid w:val="00DD35F7"/>
    <w:rsid w:val="00DD3ABF"/>
    <w:rsid w:val="00DD3FD1"/>
    <w:rsid w:val="00DD4292"/>
    <w:rsid w:val="00DD4FAE"/>
    <w:rsid w:val="00DD5DF9"/>
    <w:rsid w:val="00DD5F2D"/>
    <w:rsid w:val="00DD67D7"/>
    <w:rsid w:val="00DD6A64"/>
    <w:rsid w:val="00DD6E52"/>
    <w:rsid w:val="00DD75A5"/>
    <w:rsid w:val="00DE016F"/>
    <w:rsid w:val="00DE0698"/>
    <w:rsid w:val="00DE0A69"/>
    <w:rsid w:val="00DE0D21"/>
    <w:rsid w:val="00DE0E15"/>
    <w:rsid w:val="00DE11B1"/>
    <w:rsid w:val="00DE1CE3"/>
    <w:rsid w:val="00DE243E"/>
    <w:rsid w:val="00DE25EF"/>
    <w:rsid w:val="00DE2632"/>
    <w:rsid w:val="00DE2854"/>
    <w:rsid w:val="00DE3025"/>
    <w:rsid w:val="00DE3099"/>
    <w:rsid w:val="00DE31C2"/>
    <w:rsid w:val="00DE39C5"/>
    <w:rsid w:val="00DE4442"/>
    <w:rsid w:val="00DE46F7"/>
    <w:rsid w:val="00DE4B74"/>
    <w:rsid w:val="00DE4BF3"/>
    <w:rsid w:val="00DE5511"/>
    <w:rsid w:val="00DE5C79"/>
    <w:rsid w:val="00DE5D8E"/>
    <w:rsid w:val="00DE71AC"/>
    <w:rsid w:val="00DE76C6"/>
    <w:rsid w:val="00DE7D4E"/>
    <w:rsid w:val="00DE7D5C"/>
    <w:rsid w:val="00DF01EB"/>
    <w:rsid w:val="00DF0270"/>
    <w:rsid w:val="00DF2529"/>
    <w:rsid w:val="00DF2663"/>
    <w:rsid w:val="00DF26F6"/>
    <w:rsid w:val="00DF2A59"/>
    <w:rsid w:val="00DF3458"/>
    <w:rsid w:val="00DF369D"/>
    <w:rsid w:val="00DF38CA"/>
    <w:rsid w:val="00DF3A46"/>
    <w:rsid w:val="00DF52EE"/>
    <w:rsid w:val="00DF57B6"/>
    <w:rsid w:val="00DF6252"/>
    <w:rsid w:val="00DF79A2"/>
    <w:rsid w:val="00DF7E0A"/>
    <w:rsid w:val="00E00801"/>
    <w:rsid w:val="00E00D89"/>
    <w:rsid w:val="00E00EBF"/>
    <w:rsid w:val="00E01136"/>
    <w:rsid w:val="00E014F8"/>
    <w:rsid w:val="00E0176E"/>
    <w:rsid w:val="00E01FAD"/>
    <w:rsid w:val="00E023B1"/>
    <w:rsid w:val="00E02810"/>
    <w:rsid w:val="00E0281C"/>
    <w:rsid w:val="00E02F88"/>
    <w:rsid w:val="00E03203"/>
    <w:rsid w:val="00E0334F"/>
    <w:rsid w:val="00E0382E"/>
    <w:rsid w:val="00E03E6C"/>
    <w:rsid w:val="00E04849"/>
    <w:rsid w:val="00E04CEF"/>
    <w:rsid w:val="00E05520"/>
    <w:rsid w:val="00E05BA5"/>
    <w:rsid w:val="00E068C9"/>
    <w:rsid w:val="00E06D06"/>
    <w:rsid w:val="00E07633"/>
    <w:rsid w:val="00E0769F"/>
    <w:rsid w:val="00E077EC"/>
    <w:rsid w:val="00E07BB4"/>
    <w:rsid w:val="00E1011D"/>
    <w:rsid w:val="00E10D5F"/>
    <w:rsid w:val="00E1115A"/>
    <w:rsid w:val="00E112D3"/>
    <w:rsid w:val="00E11367"/>
    <w:rsid w:val="00E11449"/>
    <w:rsid w:val="00E11AE6"/>
    <w:rsid w:val="00E11E66"/>
    <w:rsid w:val="00E12BEB"/>
    <w:rsid w:val="00E13389"/>
    <w:rsid w:val="00E13689"/>
    <w:rsid w:val="00E13880"/>
    <w:rsid w:val="00E1393C"/>
    <w:rsid w:val="00E145E1"/>
    <w:rsid w:val="00E14D72"/>
    <w:rsid w:val="00E15403"/>
    <w:rsid w:val="00E156EF"/>
    <w:rsid w:val="00E1648D"/>
    <w:rsid w:val="00E165BC"/>
    <w:rsid w:val="00E165ED"/>
    <w:rsid w:val="00E16A50"/>
    <w:rsid w:val="00E1706E"/>
    <w:rsid w:val="00E17182"/>
    <w:rsid w:val="00E210E6"/>
    <w:rsid w:val="00E21603"/>
    <w:rsid w:val="00E21776"/>
    <w:rsid w:val="00E21C13"/>
    <w:rsid w:val="00E22D73"/>
    <w:rsid w:val="00E236A8"/>
    <w:rsid w:val="00E252FE"/>
    <w:rsid w:val="00E257CA"/>
    <w:rsid w:val="00E258DD"/>
    <w:rsid w:val="00E25A5D"/>
    <w:rsid w:val="00E25D4A"/>
    <w:rsid w:val="00E26A5E"/>
    <w:rsid w:val="00E26F5B"/>
    <w:rsid w:val="00E271AD"/>
    <w:rsid w:val="00E27317"/>
    <w:rsid w:val="00E2745B"/>
    <w:rsid w:val="00E27640"/>
    <w:rsid w:val="00E27659"/>
    <w:rsid w:val="00E27880"/>
    <w:rsid w:val="00E27933"/>
    <w:rsid w:val="00E279D7"/>
    <w:rsid w:val="00E27EDF"/>
    <w:rsid w:val="00E3003D"/>
    <w:rsid w:val="00E304B4"/>
    <w:rsid w:val="00E309A2"/>
    <w:rsid w:val="00E30E8F"/>
    <w:rsid w:val="00E31067"/>
    <w:rsid w:val="00E31265"/>
    <w:rsid w:val="00E31599"/>
    <w:rsid w:val="00E31998"/>
    <w:rsid w:val="00E31B1A"/>
    <w:rsid w:val="00E31D0F"/>
    <w:rsid w:val="00E32274"/>
    <w:rsid w:val="00E3275B"/>
    <w:rsid w:val="00E32CC7"/>
    <w:rsid w:val="00E3335B"/>
    <w:rsid w:val="00E33663"/>
    <w:rsid w:val="00E338ED"/>
    <w:rsid w:val="00E33A42"/>
    <w:rsid w:val="00E33BAA"/>
    <w:rsid w:val="00E33BB6"/>
    <w:rsid w:val="00E33F3B"/>
    <w:rsid w:val="00E34296"/>
    <w:rsid w:val="00E34612"/>
    <w:rsid w:val="00E34CCE"/>
    <w:rsid w:val="00E34CD1"/>
    <w:rsid w:val="00E34D66"/>
    <w:rsid w:val="00E34E56"/>
    <w:rsid w:val="00E3545E"/>
    <w:rsid w:val="00E359F8"/>
    <w:rsid w:val="00E3610F"/>
    <w:rsid w:val="00E369DA"/>
    <w:rsid w:val="00E36F71"/>
    <w:rsid w:val="00E377FE"/>
    <w:rsid w:val="00E37B75"/>
    <w:rsid w:val="00E37CA7"/>
    <w:rsid w:val="00E40187"/>
    <w:rsid w:val="00E401BA"/>
    <w:rsid w:val="00E40254"/>
    <w:rsid w:val="00E40513"/>
    <w:rsid w:val="00E40773"/>
    <w:rsid w:val="00E41050"/>
    <w:rsid w:val="00E41083"/>
    <w:rsid w:val="00E412BB"/>
    <w:rsid w:val="00E414BE"/>
    <w:rsid w:val="00E41525"/>
    <w:rsid w:val="00E4161D"/>
    <w:rsid w:val="00E41741"/>
    <w:rsid w:val="00E42D1D"/>
    <w:rsid w:val="00E43098"/>
    <w:rsid w:val="00E43624"/>
    <w:rsid w:val="00E444A4"/>
    <w:rsid w:val="00E44594"/>
    <w:rsid w:val="00E449A5"/>
    <w:rsid w:val="00E44A96"/>
    <w:rsid w:val="00E44E53"/>
    <w:rsid w:val="00E45A12"/>
    <w:rsid w:val="00E46A53"/>
    <w:rsid w:val="00E46FD5"/>
    <w:rsid w:val="00E4727E"/>
    <w:rsid w:val="00E474E5"/>
    <w:rsid w:val="00E47895"/>
    <w:rsid w:val="00E47F5A"/>
    <w:rsid w:val="00E500AF"/>
    <w:rsid w:val="00E50740"/>
    <w:rsid w:val="00E50A51"/>
    <w:rsid w:val="00E50A73"/>
    <w:rsid w:val="00E50D83"/>
    <w:rsid w:val="00E50E72"/>
    <w:rsid w:val="00E512C4"/>
    <w:rsid w:val="00E5136A"/>
    <w:rsid w:val="00E515F5"/>
    <w:rsid w:val="00E517F0"/>
    <w:rsid w:val="00E518E9"/>
    <w:rsid w:val="00E51BAD"/>
    <w:rsid w:val="00E52480"/>
    <w:rsid w:val="00E527B2"/>
    <w:rsid w:val="00E528DD"/>
    <w:rsid w:val="00E52AFF"/>
    <w:rsid w:val="00E5302D"/>
    <w:rsid w:val="00E53BD6"/>
    <w:rsid w:val="00E54369"/>
    <w:rsid w:val="00E54487"/>
    <w:rsid w:val="00E54660"/>
    <w:rsid w:val="00E5497F"/>
    <w:rsid w:val="00E54AC3"/>
    <w:rsid w:val="00E54D5C"/>
    <w:rsid w:val="00E552A1"/>
    <w:rsid w:val="00E552B1"/>
    <w:rsid w:val="00E55456"/>
    <w:rsid w:val="00E55D69"/>
    <w:rsid w:val="00E56286"/>
    <w:rsid w:val="00E564DA"/>
    <w:rsid w:val="00E56667"/>
    <w:rsid w:val="00E56D5B"/>
    <w:rsid w:val="00E5709D"/>
    <w:rsid w:val="00E57201"/>
    <w:rsid w:val="00E578D5"/>
    <w:rsid w:val="00E57AE1"/>
    <w:rsid w:val="00E6000A"/>
    <w:rsid w:val="00E60486"/>
    <w:rsid w:val="00E616F1"/>
    <w:rsid w:val="00E61D24"/>
    <w:rsid w:val="00E61FAA"/>
    <w:rsid w:val="00E62457"/>
    <w:rsid w:val="00E62B7F"/>
    <w:rsid w:val="00E62DF0"/>
    <w:rsid w:val="00E62F0A"/>
    <w:rsid w:val="00E633D9"/>
    <w:rsid w:val="00E635DA"/>
    <w:rsid w:val="00E64526"/>
    <w:rsid w:val="00E6483A"/>
    <w:rsid w:val="00E648A4"/>
    <w:rsid w:val="00E64FF6"/>
    <w:rsid w:val="00E658CE"/>
    <w:rsid w:val="00E65AEF"/>
    <w:rsid w:val="00E65C78"/>
    <w:rsid w:val="00E66133"/>
    <w:rsid w:val="00E6619B"/>
    <w:rsid w:val="00E664D9"/>
    <w:rsid w:val="00E66587"/>
    <w:rsid w:val="00E66999"/>
    <w:rsid w:val="00E7009D"/>
    <w:rsid w:val="00E7017B"/>
    <w:rsid w:val="00E701DB"/>
    <w:rsid w:val="00E70686"/>
    <w:rsid w:val="00E707C5"/>
    <w:rsid w:val="00E708BF"/>
    <w:rsid w:val="00E70C73"/>
    <w:rsid w:val="00E711CB"/>
    <w:rsid w:val="00E715B0"/>
    <w:rsid w:val="00E71673"/>
    <w:rsid w:val="00E71DAA"/>
    <w:rsid w:val="00E72809"/>
    <w:rsid w:val="00E72F66"/>
    <w:rsid w:val="00E7310B"/>
    <w:rsid w:val="00E736C2"/>
    <w:rsid w:val="00E73834"/>
    <w:rsid w:val="00E73B14"/>
    <w:rsid w:val="00E73CF2"/>
    <w:rsid w:val="00E7476F"/>
    <w:rsid w:val="00E75812"/>
    <w:rsid w:val="00E759C9"/>
    <w:rsid w:val="00E75A37"/>
    <w:rsid w:val="00E76BEA"/>
    <w:rsid w:val="00E76D73"/>
    <w:rsid w:val="00E775B4"/>
    <w:rsid w:val="00E77681"/>
    <w:rsid w:val="00E7790C"/>
    <w:rsid w:val="00E8017E"/>
    <w:rsid w:val="00E8074D"/>
    <w:rsid w:val="00E8077D"/>
    <w:rsid w:val="00E81B2D"/>
    <w:rsid w:val="00E82480"/>
    <w:rsid w:val="00E82B9C"/>
    <w:rsid w:val="00E82DD9"/>
    <w:rsid w:val="00E84146"/>
    <w:rsid w:val="00E84231"/>
    <w:rsid w:val="00E84302"/>
    <w:rsid w:val="00E84545"/>
    <w:rsid w:val="00E84576"/>
    <w:rsid w:val="00E850C9"/>
    <w:rsid w:val="00E85DE9"/>
    <w:rsid w:val="00E85F3C"/>
    <w:rsid w:val="00E8699F"/>
    <w:rsid w:val="00E875AC"/>
    <w:rsid w:val="00E90647"/>
    <w:rsid w:val="00E906F5"/>
    <w:rsid w:val="00E90A15"/>
    <w:rsid w:val="00E917A7"/>
    <w:rsid w:val="00E91B6F"/>
    <w:rsid w:val="00E91F3F"/>
    <w:rsid w:val="00E9236B"/>
    <w:rsid w:val="00E929A1"/>
    <w:rsid w:val="00E92D9E"/>
    <w:rsid w:val="00E92EAB"/>
    <w:rsid w:val="00E935AB"/>
    <w:rsid w:val="00E937BB"/>
    <w:rsid w:val="00E93B34"/>
    <w:rsid w:val="00E93BDD"/>
    <w:rsid w:val="00E954FC"/>
    <w:rsid w:val="00E95687"/>
    <w:rsid w:val="00E95776"/>
    <w:rsid w:val="00E95AE2"/>
    <w:rsid w:val="00E95DFC"/>
    <w:rsid w:val="00E95EC9"/>
    <w:rsid w:val="00E96319"/>
    <w:rsid w:val="00E9667C"/>
    <w:rsid w:val="00E9689E"/>
    <w:rsid w:val="00E96CF5"/>
    <w:rsid w:val="00E96E7C"/>
    <w:rsid w:val="00E9707B"/>
    <w:rsid w:val="00E978C6"/>
    <w:rsid w:val="00E97CA1"/>
    <w:rsid w:val="00E97D1B"/>
    <w:rsid w:val="00EA04D1"/>
    <w:rsid w:val="00EA0DC4"/>
    <w:rsid w:val="00EA12AC"/>
    <w:rsid w:val="00EA144F"/>
    <w:rsid w:val="00EA157B"/>
    <w:rsid w:val="00EA19AD"/>
    <w:rsid w:val="00EA1CCF"/>
    <w:rsid w:val="00EA26F4"/>
    <w:rsid w:val="00EA357D"/>
    <w:rsid w:val="00EA3813"/>
    <w:rsid w:val="00EA38B8"/>
    <w:rsid w:val="00EA3B27"/>
    <w:rsid w:val="00EA3F57"/>
    <w:rsid w:val="00EA4FA2"/>
    <w:rsid w:val="00EA577B"/>
    <w:rsid w:val="00EA59E6"/>
    <w:rsid w:val="00EA6FDD"/>
    <w:rsid w:val="00EA720B"/>
    <w:rsid w:val="00EA754C"/>
    <w:rsid w:val="00EA784E"/>
    <w:rsid w:val="00EB006D"/>
    <w:rsid w:val="00EB03BA"/>
    <w:rsid w:val="00EB067B"/>
    <w:rsid w:val="00EB0AA6"/>
    <w:rsid w:val="00EB1850"/>
    <w:rsid w:val="00EB26B2"/>
    <w:rsid w:val="00EB303F"/>
    <w:rsid w:val="00EB3CCE"/>
    <w:rsid w:val="00EB4B96"/>
    <w:rsid w:val="00EB50C6"/>
    <w:rsid w:val="00EB5259"/>
    <w:rsid w:val="00EB5366"/>
    <w:rsid w:val="00EB5EC2"/>
    <w:rsid w:val="00EB621F"/>
    <w:rsid w:val="00EB64BE"/>
    <w:rsid w:val="00EB6677"/>
    <w:rsid w:val="00EB6820"/>
    <w:rsid w:val="00EB6888"/>
    <w:rsid w:val="00EB6979"/>
    <w:rsid w:val="00EB6BBB"/>
    <w:rsid w:val="00EB77F2"/>
    <w:rsid w:val="00EB7BED"/>
    <w:rsid w:val="00EB7E22"/>
    <w:rsid w:val="00EC013B"/>
    <w:rsid w:val="00EC07C7"/>
    <w:rsid w:val="00EC08FF"/>
    <w:rsid w:val="00EC0B58"/>
    <w:rsid w:val="00EC0DC6"/>
    <w:rsid w:val="00EC100E"/>
    <w:rsid w:val="00EC1087"/>
    <w:rsid w:val="00EC15D0"/>
    <w:rsid w:val="00EC2CBC"/>
    <w:rsid w:val="00EC3545"/>
    <w:rsid w:val="00EC3DB7"/>
    <w:rsid w:val="00EC3DD8"/>
    <w:rsid w:val="00EC4533"/>
    <w:rsid w:val="00EC496E"/>
    <w:rsid w:val="00EC4C1E"/>
    <w:rsid w:val="00EC4E8C"/>
    <w:rsid w:val="00EC5B3D"/>
    <w:rsid w:val="00EC5F1A"/>
    <w:rsid w:val="00EC62FF"/>
    <w:rsid w:val="00EC688D"/>
    <w:rsid w:val="00EC6D8E"/>
    <w:rsid w:val="00EC7061"/>
    <w:rsid w:val="00EC7759"/>
    <w:rsid w:val="00EC7E1F"/>
    <w:rsid w:val="00EC7E21"/>
    <w:rsid w:val="00ED0472"/>
    <w:rsid w:val="00ED1639"/>
    <w:rsid w:val="00ED16ED"/>
    <w:rsid w:val="00ED16FD"/>
    <w:rsid w:val="00ED188B"/>
    <w:rsid w:val="00ED192C"/>
    <w:rsid w:val="00ED1AEA"/>
    <w:rsid w:val="00ED1FF4"/>
    <w:rsid w:val="00ED263A"/>
    <w:rsid w:val="00ED28F2"/>
    <w:rsid w:val="00ED3023"/>
    <w:rsid w:val="00ED30BF"/>
    <w:rsid w:val="00ED3130"/>
    <w:rsid w:val="00ED35B2"/>
    <w:rsid w:val="00ED3CFF"/>
    <w:rsid w:val="00ED4943"/>
    <w:rsid w:val="00ED4B0D"/>
    <w:rsid w:val="00ED4F04"/>
    <w:rsid w:val="00ED51B8"/>
    <w:rsid w:val="00ED584D"/>
    <w:rsid w:val="00ED5A41"/>
    <w:rsid w:val="00ED61C5"/>
    <w:rsid w:val="00ED65D9"/>
    <w:rsid w:val="00ED6E15"/>
    <w:rsid w:val="00ED77E3"/>
    <w:rsid w:val="00ED7AED"/>
    <w:rsid w:val="00ED7DE1"/>
    <w:rsid w:val="00ED7EAF"/>
    <w:rsid w:val="00ED7EB0"/>
    <w:rsid w:val="00EE0107"/>
    <w:rsid w:val="00EE0D4A"/>
    <w:rsid w:val="00EE14F6"/>
    <w:rsid w:val="00EE1851"/>
    <w:rsid w:val="00EE1F97"/>
    <w:rsid w:val="00EE20BD"/>
    <w:rsid w:val="00EE212B"/>
    <w:rsid w:val="00EE3507"/>
    <w:rsid w:val="00EE3B23"/>
    <w:rsid w:val="00EE3B26"/>
    <w:rsid w:val="00EE3B64"/>
    <w:rsid w:val="00EE3D00"/>
    <w:rsid w:val="00EE45E9"/>
    <w:rsid w:val="00EE4740"/>
    <w:rsid w:val="00EE4DCA"/>
    <w:rsid w:val="00EE53FE"/>
    <w:rsid w:val="00EE562D"/>
    <w:rsid w:val="00EE5886"/>
    <w:rsid w:val="00EE5A26"/>
    <w:rsid w:val="00EE61BB"/>
    <w:rsid w:val="00EE6579"/>
    <w:rsid w:val="00EE657D"/>
    <w:rsid w:val="00EE67A2"/>
    <w:rsid w:val="00EE6909"/>
    <w:rsid w:val="00EE7B93"/>
    <w:rsid w:val="00EE7FEE"/>
    <w:rsid w:val="00EF04F6"/>
    <w:rsid w:val="00EF0974"/>
    <w:rsid w:val="00EF0B9D"/>
    <w:rsid w:val="00EF0D50"/>
    <w:rsid w:val="00EF132A"/>
    <w:rsid w:val="00EF1499"/>
    <w:rsid w:val="00EF1EBA"/>
    <w:rsid w:val="00EF2218"/>
    <w:rsid w:val="00EF2DD7"/>
    <w:rsid w:val="00EF3410"/>
    <w:rsid w:val="00EF369D"/>
    <w:rsid w:val="00EF3B60"/>
    <w:rsid w:val="00EF3C34"/>
    <w:rsid w:val="00EF41FA"/>
    <w:rsid w:val="00EF459F"/>
    <w:rsid w:val="00EF4687"/>
    <w:rsid w:val="00EF4C5B"/>
    <w:rsid w:val="00EF507D"/>
    <w:rsid w:val="00EF528B"/>
    <w:rsid w:val="00EF53AC"/>
    <w:rsid w:val="00EF5A29"/>
    <w:rsid w:val="00EF5BB9"/>
    <w:rsid w:val="00EF5BE7"/>
    <w:rsid w:val="00EF6623"/>
    <w:rsid w:val="00EF6706"/>
    <w:rsid w:val="00EF6A1E"/>
    <w:rsid w:val="00EF6AB9"/>
    <w:rsid w:val="00EF6FD3"/>
    <w:rsid w:val="00EF7084"/>
    <w:rsid w:val="00F00404"/>
    <w:rsid w:val="00F008BA"/>
    <w:rsid w:val="00F00943"/>
    <w:rsid w:val="00F010B4"/>
    <w:rsid w:val="00F01198"/>
    <w:rsid w:val="00F0259F"/>
    <w:rsid w:val="00F027CF"/>
    <w:rsid w:val="00F02CFF"/>
    <w:rsid w:val="00F03132"/>
    <w:rsid w:val="00F031D4"/>
    <w:rsid w:val="00F036B3"/>
    <w:rsid w:val="00F03AFF"/>
    <w:rsid w:val="00F04116"/>
    <w:rsid w:val="00F04883"/>
    <w:rsid w:val="00F04B82"/>
    <w:rsid w:val="00F04D76"/>
    <w:rsid w:val="00F04E33"/>
    <w:rsid w:val="00F050B8"/>
    <w:rsid w:val="00F05A51"/>
    <w:rsid w:val="00F05B14"/>
    <w:rsid w:val="00F05C02"/>
    <w:rsid w:val="00F05F73"/>
    <w:rsid w:val="00F05FE4"/>
    <w:rsid w:val="00F06217"/>
    <w:rsid w:val="00F07159"/>
    <w:rsid w:val="00F076D9"/>
    <w:rsid w:val="00F077BB"/>
    <w:rsid w:val="00F07C73"/>
    <w:rsid w:val="00F07D83"/>
    <w:rsid w:val="00F104E6"/>
    <w:rsid w:val="00F10F1F"/>
    <w:rsid w:val="00F11434"/>
    <w:rsid w:val="00F11CBA"/>
    <w:rsid w:val="00F120E5"/>
    <w:rsid w:val="00F12989"/>
    <w:rsid w:val="00F13197"/>
    <w:rsid w:val="00F13735"/>
    <w:rsid w:val="00F14430"/>
    <w:rsid w:val="00F14FCA"/>
    <w:rsid w:val="00F15060"/>
    <w:rsid w:val="00F159B4"/>
    <w:rsid w:val="00F15E0A"/>
    <w:rsid w:val="00F15E9D"/>
    <w:rsid w:val="00F16B68"/>
    <w:rsid w:val="00F16E88"/>
    <w:rsid w:val="00F17824"/>
    <w:rsid w:val="00F1795F"/>
    <w:rsid w:val="00F205AB"/>
    <w:rsid w:val="00F20886"/>
    <w:rsid w:val="00F20E0C"/>
    <w:rsid w:val="00F21003"/>
    <w:rsid w:val="00F2107A"/>
    <w:rsid w:val="00F21133"/>
    <w:rsid w:val="00F2174A"/>
    <w:rsid w:val="00F21920"/>
    <w:rsid w:val="00F21D7D"/>
    <w:rsid w:val="00F21DF9"/>
    <w:rsid w:val="00F220A0"/>
    <w:rsid w:val="00F22205"/>
    <w:rsid w:val="00F22BA0"/>
    <w:rsid w:val="00F23A99"/>
    <w:rsid w:val="00F2578A"/>
    <w:rsid w:val="00F25AC6"/>
    <w:rsid w:val="00F25AD5"/>
    <w:rsid w:val="00F25AE7"/>
    <w:rsid w:val="00F25DBF"/>
    <w:rsid w:val="00F25F71"/>
    <w:rsid w:val="00F25FC1"/>
    <w:rsid w:val="00F263A9"/>
    <w:rsid w:val="00F2685E"/>
    <w:rsid w:val="00F26FDE"/>
    <w:rsid w:val="00F270B7"/>
    <w:rsid w:val="00F27D04"/>
    <w:rsid w:val="00F30C3B"/>
    <w:rsid w:val="00F31107"/>
    <w:rsid w:val="00F31267"/>
    <w:rsid w:val="00F327A6"/>
    <w:rsid w:val="00F33080"/>
    <w:rsid w:val="00F330F2"/>
    <w:rsid w:val="00F33671"/>
    <w:rsid w:val="00F336D7"/>
    <w:rsid w:val="00F33ADA"/>
    <w:rsid w:val="00F33B5C"/>
    <w:rsid w:val="00F33D51"/>
    <w:rsid w:val="00F341CA"/>
    <w:rsid w:val="00F34F6D"/>
    <w:rsid w:val="00F3501F"/>
    <w:rsid w:val="00F3508F"/>
    <w:rsid w:val="00F35A98"/>
    <w:rsid w:val="00F35F36"/>
    <w:rsid w:val="00F365B6"/>
    <w:rsid w:val="00F367F8"/>
    <w:rsid w:val="00F3688C"/>
    <w:rsid w:val="00F36BC0"/>
    <w:rsid w:val="00F36E7C"/>
    <w:rsid w:val="00F376AF"/>
    <w:rsid w:val="00F37C9E"/>
    <w:rsid w:val="00F37D75"/>
    <w:rsid w:val="00F40720"/>
    <w:rsid w:val="00F407B9"/>
    <w:rsid w:val="00F40B1A"/>
    <w:rsid w:val="00F40F2C"/>
    <w:rsid w:val="00F42103"/>
    <w:rsid w:val="00F4236D"/>
    <w:rsid w:val="00F42D7A"/>
    <w:rsid w:val="00F44A7F"/>
    <w:rsid w:val="00F4520E"/>
    <w:rsid w:val="00F4535A"/>
    <w:rsid w:val="00F455C6"/>
    <w:rsid w:val="00F45914"/>
    <w:rsid w:val="00F45A3D"/>
    <w:rsid w:val="00F45A47"/>
    <w:rsid w:val="00F45D6D"/>
    <w:rsid w:val="00F4601F"/>
    <w:rsid w:val="00F4620A"/>
    <w:rsid w:val="00F46382"/>
    <w:rsid w:val="00F46A19"/>
    <w:rsid w:val="00F47321"/>
    <w:rsid w:val="00F47BAA"/>
    <w:rsid w:val="00F47DD9"/>
    <w:rsid w:val="00F47DE2"/>
    <w:rsid w:val="00F50369"/>
    <w:rsid w:val="00F5055B"/>
    <w:rsid w:val="00F5110F"/>
    <w:rsid w:val="00F51AA7"/>
    <w:rsid w:val="00F51D21"/>
    <w:rsid w:val="00F5240E"/>
    <w:rsid w:val="00F52FD5"/>
    <w:rsid w:val="00F53017"/>
    <w:rsid w:val="00F54CC8"/>
    <w:rsid w:val="00F54DB9"/>
    <w:rsid w:val="00F5527E"/>
    <w:rsid w:val="00F55362"/>
    <w:rsid w:val="00F557BD"/>
    <w:rsid w:val="00F55B37"/>
    <w:rsid w:val="00F55B71"/>
    <w:rsid w:val="00F55BB6"/>
    <w:rsid w:val="00F562D4"/>
    <w:rsid w:val="00F56CFC"/>
    <w:rsid w:val="00F56D66"/>
    <w:rsid w:val="00F57435"/>
    <w:rsid w:val="00F5787D"/>
    <w:rsid w:val="00F57E5C"/>
    <w:rsid w:val="00F60132"/>
    <w:rsid w:val="00F6068C"/>
    <w:rsid w:val="00F608E1"/>
    <w:rsid w:val="00F60B53"/>
    <w:rsid w:val="00F60B65"/>
    <w:rsid w:val="00F60D13"/>
    <w:rsid w:val="00F61D91"/>
    <w:rsid w:val="00F61EBF"/>
    <w:rsid w:val="00F62E33"/>
    <w:rsid w:val="00F634D3"/>
    <w:rsid w:val="00F636DA"/>
    <w:rsid w:val="00F63724"/>
    <w:rsid w:val="00F63937"/>
    <w:rsid w:val="00F6399D"/>
    <w:rsid w:val="00F63E87"/>
    <w:rsid w:val="00F64064"/>
    <w:rsid w:val="00F641EC"/>
    <w:rsid w:val="00F6450D"/>
    <w:rsid w:val="00F64680"/>
    <w:rsid w:val="00F64AAC"/>
    <w:rsid w:val="00F64AFF"/>
    <w:rsid w:val="00F65072"/>
    <w:rsid w:val="00F6525E"/>
    <w:rsid w:val="00F6528F"/>
    <w:rsid w:val="00F655D4"/>
    <w:rsid w:val="00F659CC"/>
    <w:rsid w:val="00F662A0"/>
    <w:rsid w:val="00F66D06"/>
    <w:rsid w:val="00F67A81"/>
    <w:rsid w:val="00F67B3B"/>
    <w:rsid w:val="00F67BF6"/>
    <w:rsid w:val="00F7044D"/>
    <w:rsid w:val="00F70AE4"/>
    <w:rsid w:val="00F70B5A"/>
    <w:rsid w:val="00F71783"/>
    <w:rsid w:val="00F7226B"/>
    <w:rsid w:val="00F7250D"/>
    <w:rsid w:val="00F72873"/>
    <w:rsid w:val="00F72971"/>
    <w:rsid w:val="00F72B84"/>
    <w:rsid w:val="00F731E5"/>
    <w:rsid w:val="00F733F1"/>
    <w:rsid w:val="00F73599"/>
    <w:rsid w:val="00F73A8B"/>
    <w:rsid w:val="00F746C5"/>
    <w:rsid w:val="00F74BA4"/>
    <w:rsid w:val="00F74E46"/>
    <w:rsid w:val="00F75202"/>
    <w:rsid w:val="00F757F8"/>
    <w:rsid w:val="00F75C0C"/>
    <w:rsid w:val="00F75C85"/>
    <w:rsid w:val="00F75CE8"/>
    <w:rsid w:val="00F75DE3"/>
    <w:rsid w:val="00F761CB"/>
    <w:rsid w:val="00F76B21"/>
    <w:rsid w:val="00F771D0"/>
    <w:rsid w:val="00F77273"/>
    <w:rsid w:val="00F77BD4"/>
    <w:rsid w:val="00F77BF0"/>
    <w:rsid w:val="00F807EF"/>
    <w:rsid w:val="00F80F3F"/>
    <w:rsid w:val="00F813E8"/>
    <w:rsid w:val="00F81B33"/>
    <w:rsid w:val="00F82683"/>
    <w:rsid w:val="00F826B3"/>
    <w:rsid w:val="00F82B86"/>
    <w:rsid w:val="00F82C6C"/>
    <w:rsid w:val="00F83111"/>
    <w:rsid w:val="00F837AE"/>
    <w:rsid w:val="00F8397E"/>
    <w:rsid w:val="00F83A3D"/>
    <w:rsid w:val="00F83AA4"/>
    <w:rsid w:val="00F84209"/>
    <w:rsid w:val="00F84377"/>
    <w:rsid w:val="00F84990"/>
    <w:rsid w:val="00F84B75"/>
    <w:rsid w:val="00F85714"/>
    <w:rsid w:val="00F8577C"/>
    <w:rsid w:val="00F85E2B"/>
    <w:rsid w:val="00F85F5B"/>
    <w:rsid w:val="00F86506"/>
    <w:rsid w:val="00F86628"/>
    <w:rsid w:val="00F8666D"/>
    <w:rsid w:val="00F86D0D"/>
    <w:rsid w:val="00F87278"/>
    <w:rsid w:val="00F87A5C"/>
    <w:rsid w:val="00F90316"/>
    <w:rsid w:val="00F904B9"/>
    <w:rsid w:val="00F90547"/>
    <w:rsid w:val="00F91086"/>
    <w:rsid w:val="00F9114D"/>
    <w:rsid w:val="00F91186"/>
    <w:rsid w:val="00F915A3"/>
    <w:rsid w:val="00F91C5D"/>
    <w:rsid w:val="00F9200B"/>
    <w:rsid w:val="00F9219F"/>
    <w:rsid w:val="00F926D8"/>
    <w:rsid w:val="00F9274D"/>
    <w:rsid w:val="00F92B3A"/>
    <w:rsid w:val="00F92B56"/>
    <w:rsid w:val="00F92B9A"/>
    <w:rsid w:val="00F92DDB"/>
    <w:rsid w:val="00F930A1"/>
    <w:rsid w:val="00F930A9"/>
    <w:rsid w:val="00F93C03"/>
    <w:rsid w:val="00F94EB6"/>
    <w:rsid w:val="00F94ED2"/>
    <w:rsid w:val="00F94F6F"/>
    <w:rsid w:val="00F952B2"/>
    <w:rsid w:val="00F9574D"/>
    <w:rsid w:val="00F95851"/>
    <w:rsid w:val="00F95875"/>
    <w:rsid w:val="00F966EB"/>
    <w:rsid w:val="00F96FE9"/>
    <w:rsid w:val="00F970C3"/>
    <w:rsid w:val="00F97371"/>
    <w:rsid w:val="00F975CD"/>
    <w:rsid w:val="00F9763E"/>
    <w:rsid w:val="00F978B7"/>
    <w:rsid w:val="00F97BFE"/>
    <w:rsid w:val="00FA012F"/>
    <w:rsid w:val="00FA02AC"/>
    <w:rsid w:val="00FA0B61"/>
    <w:rsid w:val="00FA0BA1"/>
    <w:rsid w:val="00FA12ED"/>
    <w:rsid w:val="00FA18BC"/>
    <w:rsid w:val="00FA1A77"/>
    <w:rsid w:val="00FA21C0"/>
    <w:rsid w:val="00FA21F3"/>
    <w:rsid w:val="00FA2CC4"/>
    <w:rsid w:val="00FA2CF0"/>
    <w:rsid w:val="00FA2FA7"/>
    <w:rsid w:val="00FA306A"/>
    <w:rsid w:val="00FA3696"/>
    <w:rsid w:val="00FA3A9A"/>
    <w:rsid w:val="00FA40F5"/>
    <w:rsid w:val="00FA4703"/>
    <w:rsid w:val="00FA479D"/>
    <w:rsid w:val="00FA482E"/>
    <w:rsid w:val="00FA4BBB"/>
    <w:rsid w:val="00FA4E2D"/>
    <w:rsid w:val="00FA5C1C"/>
    <w:rsid w:val="00FA61C1"/>
    <w:rsid w:val="00FA6A64"/>
    <w:rsid w:val="00FA7DAB"/>
    <w:rsid w:val="00FB005A"/>
    <w:rsid w:val="00FB0697"/>
    <w:rsid w:val="00FB0939"/>
    <w:rsid w:val="00FB0A49"/>
    <w:rsid w:val="00FB0D61"/>
    <w:rsid w:val="00FB11DE"/>
    <w:rsid w:val="00FB19CE"/>
    <w:rsid w:val="00FB1C0C"/>
    <w:rsid w:val="00FB1F8D"/>
    <w:rsid w:val="00FB2362"/>
    <w:rsid w:val="00FB2CC3"/>
    <w:rsid w:val="00FB2DB2"/>
    <w:rsid w:val="00FB3234"/>
    <w:rsid w:val="00FB34AF"/>
    <w:rsid w:val="00FB36BA"/>
    <w:rsid w:val="00FB3729"/>
    <w:rsid w:val="00FB402C"/>
    <w:rsid w:val="00FB448A"/>
    <w:rsid w:val="00FB457D"/>
    <w:rsid w:val="00FB4D08"/>
    <w:rsid w:val="00FB53DF"/>
    <w:rsid w:val="00FB5CE9"/>
    <w:rsid w:val="00FB5DBD"/>
    <w:rsid w:val="00FB5F5B"/>
    <w:rsid w:val="00FB6038"/>
    <w:rsid w:val="00FB6178"/>
    <w:rsid w:val="00FB6666"/>
    <w:rsid w:val="00FB6F16"/>
    <w:rsid w:val="00FB7334"/>
    <w:rsid w:val="00FB760D"/>
    <w:rsid w:val="00FB762D"/>
    <w:rsid w:val="00FB7960"/>
    <w:rsid w:val="00FB7D52"/>
    <w:rsid w:val="00FB7FD3"/>
    <w:rsid w:val="00FC01BF"/>
    <w:rsid w:val="00FC0235"/>
    <w:rsid w:val="00FC02A5"/>
    <w:rsid w:val="00FC02E3"/>
    <w:rsid w:val="00FC0404"/>
    <w:rsid w:val="00FC0408"/>
    <w:rsid w:val="00FC07BB"/>
    <w:rsid w:val="00FC08E9"/>
    <w:rsid w:val="00FC0CC0"/>
    <w:rsid w:val="00FC11E7"/>
    <w:rsid w:val="00FC12D2"/>
    <w:rsid w:val="00FC2210"/>
    <w:rsid w:val="00FC22D9"/>
    <w:rsid w:val="00FC28ED"/>
    <w:rsid w:val="00FC31B7"/>
    <w:rsid w:val="00FC36EF"/>
    <w:rsid w:val="00FC3CE9"/>
    <w:rsid w:val="00FC3EA3"/>
    <w:rsid w:val="00FC442C"/>
    <w:rsid w:val="00FC4DFE"/>
    <w:rsid w:val="00FC5775"/>
    <w:rsid w:val="00FC5810"/>
    <w:rsid w:val="00FC618A"/>
    <w:rsid w:val="00FC69F5"/>
    <w:rsid w:val="00FC6FA8"/>
    <w:rsid w:val="00FC72FD"/>
    <w:rsid w:val="00FC7FAA"/>
    <w:rsid w:val="00FD10D8"/>
    <w:rsid w:val="00FD12FA"/>
    <w:rsid w:val="00FD1BCA"/>
    <w:rsid w:val="00FD1C02"/>
    <w:rsid w:val="00FD2BE6"/>
    <w:rsid w:val="00FD3172"/>
    <w:rsid w:val="00FD42FE"/>
    <w:rsid w:val="00FD4AE5"/>
    <w:rsid w:val="00FD4EE3"/>
    <w:rsid w:val="00FD56C9"/>
    <w:rsid w:val="00FD57BE"/>
    <w:rsid w:val="00FD5BAF"/>
    <w:rsid w:val="00FD5C5B"/>
    <w:rsid w:val="00FD5D06"/>
    <w:rsid w:val="00FD61BD"/>
    <w:rsid w:val="00FD641D"/>
    <w:rsid w:val="00FD6969"/>
    <w:rsid w:val="00FD6B6D"/>
    <w:rsid w:val="00FD6D13"/>
    <w:rsid w:val="00FD7117"/>
    <w:rsid w:val="00FD71C0"/>
    <w:rsid w:val="00FD7379"/>
    <w:rsid w:val="00FD7E4B"/>
    <w:rsid w:val="00FE04A2"/>
    <w:rsid w:val="00FE04CF"/>
    <w:rsid w:val="00FE09CA"/>
    <w:rsid w:val="00FE1202"/>
    <w:rsid w:val="00FE1A52"/>
    <w:rsid w:val="00FE1BAD"/>
    <w:rsid w:val="00FE20C1"/>
    <w:rsid w:val="00FE280E"/>
    <w:rsid w:val="00FE2D8E"/>
    <w:rsid w:val="00FE39A8"/>
    <w:rsid w:val="00FE3B1E"/>
    <w:rsid w:val="00FE3FC6"/>
    <w:rsid w:val="00FE474F"/>
    <w:rsid w:val="00FE4B58"/>
    <w:rsid w:val="00FE4DA8"/>
    <w:rsid w:val="00FE55FC"/>
    <w:rsid w:val="00FE598A"/>
    <w:rsid w:val="00FE5CE0"/>
    <w:rsid w:val="00FE5F04"/>
    <w:rsid w:val="00FE63F7"/>
    <w:rsid w:val="00FE6B93"/>
    <w:rsid w:val="00FE7D5B"/>
    <w:rsid w:val="00FF0B39"/>
    <w:rsid w:val="00FF178B"/>
    <w:rsid w:val="00FF1859"/>
    <w:rsid w:val="00FF1A6E"/>
    <w:rsid w:val="00FF2311"/>
    <w:rsid w:val="00FF2335"/>
    <w:rsid w:val="00FF2668"/>
    <w:rsid w:val="00FF2939"/>
    <w:rsid w:val="00FF2C48"/>
    <w:rsid w:val="00FF2E4C"/>
    <w:rsid w:val="00FF328A"/>
    <w:rsid w:val="00FF3A6F"/>
    <w:rsid w:val="00FF413A"/>
    <w:rsid w:val="00FF46C9"/>
    <w:rsid w:val="00FF4D2A"/>
    <w:rsid w:val="00FF56A2"/>
    <w:rsid w:val="00FF6C91"/>
    <w:rsid w:val="00FF75C3"/>
    <w:rsid w:val="00FF7D75"/>
    <w:rsid w:val="2ADB6595"/>
    <w:rsid w:val="5D5B1E2D"/>
    <w:rsid w:val="6F9E8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E3177"/>
  <w15:docId w15:val="{A68246B8-BC4E-4643-BEC9-9ECA0C21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968EB"/>
    <w:pPr>
      <w:spacing w:after="160" w:line="259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968EB"/>
    <w:pPr>
      <w:keepNext/>
      <w:keepLines/>
      <w:pageBreakBefore/>
      <w:numPr>
        <w:numId w:val="5"/>
      </w:numPr>
      <w:pBdr>
        <w:bottom w:val="single" w:sz="4" w:space="1" w:color="auto"/>
      </w:pBdr>
      <w:spacing w:before="360" w:after="240"/>
      <w:jc w:val="both"/>
      <w:outlineLvl w:val="0"/>
    </w:pPr>
    <w:rPr>
      <w:rFonts w:eastAsiaTheme="majorEastAsia" w:cstheme="majorBidi"/>
      <w:b/>
      <w:bCs/>
      <w:color w:val="08BDBD"/>
      <w:sz w:val="32"/>
      <w:szCs w:val="28"/>
    </w:rPr>
  </w:style>
  <w:style w:type="paragraph" w:styleId="Ttulo2">
    <w:name w:val="heading 2"/>
    <w:basedOn w:val="Normal"/>
    <w:next w:val="Normal"/>
    <w:link w:val="Ttulo2Car"/>
    <w:qFormat/>
    <w:rsid w:val="000968EB"/>
    <w:pPr>
      <w:keepNext/>
      <w:numPr>
        <w:ilvl w:val="1"/>
        <w:numId w:val="5"/>
      </w:numPr>
      <w:pBdr>
        <w:bottom w:val="dotted" w:sz="4" w:space="1" w:color="auto"/>
      </w:pBdr>
      <w:spacing w:before="240" w:after="240" w:line="240" w:lineRule="auto"/>
      <w:jc w:val="both"/>
      <w:outlineLvl w:val="1"/>
    </w:pPr>
    <w:rPr>
      <w:rFonts w:cs="Times New Roman"/>
      <w:b/>
      <w:noProof/>
      <w:color w:val="404040" w:themeColor="text1" w:themeTint="BF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68EB"/>
    <w:pPr>
      <w:keepNext/>
      <w:keepLines/>
      <w:numPr>
        <w:ilvl w:val="2"/>
        <w:numId w:val="5"/>
      </w:numPr>
      <w:spacing w:before="240" w:after="120"/>
      <w:jc w:val="both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0968EB"/>
    <w:pPr>
      <w:numPr>
        <w:ilvl w:val="3"/>
      </w:numPr>
      <w:outlineLvl w:val="3"/>
    </w:pPr>
    <w:rPr>
      <w:bCs/>
      <w:color w:val="auto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968EB"/>
    <w:pPr>
      <w:keepNext/>
      <w:numPr>
        <w:ilvl w:val="4"/>
        <w:numId w:val="5"/>
      </w:numPr>
      <w:spacing w:before="240" w:after="120"/>
      <w:outlineLvl w:val="4"/>
    </w:pPr>
    <w:rPr>
      <w:rFonts w:cstheme="minorHAnsi"/>
      <w:b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0968EB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0968EB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EB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EB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  <w:rsid w:val="000968EB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0968EB"/>
  </w:style>
  <w:style w:type="paragraph" w:customStyle="1" w:styleId="Predeterminado">
    <w:name w:val="Predeterminado"/>
    <w:link w:val="PredeterminadoCar"/>
    <w:rsid w:val="008D15F1"/>
    <w:pPr>
      <w:tabs>
        <w:tab w:val="left" w:pos="708"/>
      </w:tabs>
      <w:suppressAutoHyphens/>
      <w:spacing w:before="120" w:after="120"/>
      <w:jc w:val="both"/>
    </w:pPr>
    <w:rPr>
      <w:rFonts w:ascii="Verdana" w:eastAsia="Times New Roman" w:hAnsi="Verdana" w:cs="Verdana"/>
      <w:color w:val="00000A"/>
      <w:sz w:val="20"/>
      <w:szCs w:val="20"/>
      <w:lang w:eastAsia="zh-CN"/>
    </w:rPr>
  </w:style>
  <w:style w:type="paragraph" w:customStyle="1" w:styleId="Encabezado1">
    <w:name w:val="Encabezado 1"/>
    <w:basedOn w:val="Predeterminado"/>
    <w:next w:val="Cuerpodetexto"/>
    <w:rsid w:val="008D15F1"/>
    <w:pPr>
      <w:keepNext/>
      <w:shd w:val="clear" w:color="auto" w:fill="D8D8D8"/>
      <w:spacing w:before="240" w:after="60"/>
      <w:jc w:val="center"/>
    </w:pPr>
    <w:rPr>
      <w:b/>
      <w:bCs/>
      <w:caps/>
      <w:sz w:val="28"/>
      <w:szCs w:val="23"/>
    </w:rPr>
  </w:style>
  <w:style w:type="paragraph" w:customStyle="1" w:styleId="Encabezado2">
    <w:name w:val="Encabezado 2"/>
    <w:basedOn w:val="Predeterminado"/>
    <w:next w:val="Cuerpodetexto"/>
    <w:rsid w:val="008D15F1"/>
    <w:pPr>
      <w:keepNext/>
      <w:numPr>
        <w:ilvl w:val="1"/>
        <w:numId w:val="1"/>
      </w:numPr>
      <w:pBdr>
        <w:bottom w:val="single" w:sz="6" w:space="0" w:color="000001"/>
      </w:pBdr>
      <w:spacing w:before="600" w:after="60"/>
      <w:jc w:val="left"/>
      <w:outlineLvl w:val="1"/>
    </w:pPr>
    <w:rPr>
      <w:b/>
      <w:bCs/>
      <w:i/>
      <w:iCs/>
      <w:sz w:val="24"/>
      <w:szCs w:val="28"/>
    </w:rPr>
  </w:style>
  <w:style w:type="paragraph" w:customStyle="1" w:styleId="Encabezado3">
    <w:name w:val="Encabezado 3"/>
    <w:basedOn w:val="Predeterminado"/>
    <w:next w:val="Cuerpodetexto"/>
    <w:rsid w:val="008D15F1"/>
    <w:pPr>
      <w:keepNext/>
      <w:numPr>
        <w:ilvl w:val="2"/>
        <w:numId w:val="1"/>
      </w:numPr>
      <w:spacing w:before="360" w:after="60"/>
      <w:jc w:val="left"/>
      <w:outlineLvl w:val="2"/>
    </w:pPr>
    <w:rPr>
      <w:b/>
      <w:bCs/>
      <w:sz w:val="24"/>
      <w:szCs w:val="28"/>
    </w:rPr>
  </w:style>
  <w:style w:type="paragraph" w:customStyle="1" w:styleId="Encabezado4">
    <w:name w:val="Encabezado 4"/>
    <w:basedOn w:val="Predeterminado"/>
    <w:next w:val="Cuerpodetexto"/>
    <w:rsid w:val="008D15F1"/>
    <w:pPr>
      <w:keepNext/>
      <w:numPr>
        <w:ilvl w:val="3"/>
        <w:numId w:val="1"/>
      </w:numPr>
      <w:jc w:val="left"/>
      <w:outlineLvl w:val="3"/>
    </w:pPr>
    <w:rPr>
      <w:b/>
      <w:bCs/>
      <w:i/>
      <w:iCs/>
      <w:sz w:val="24"/>
      <w:szCs w:val="17"/>
    </w:rPr>
  </w:style>
  <w:style w:type="paragraph" w:customStyle="1" w:styleId="Encabezado5">
    <w:name w:val="Encabezado 5"/>
    <w:basedOn w:val="Encabezado1"/>
    <w:next w:val="Cuerpodetexto"/>
    <w:rsid w:val="008D15F1"/>
    <w:pPr>
      <w:numPr>
        <w:ilvl w:val="4"/>
        <w:numId w:val="1"/>
      </w:numPr>
      <w:shd w:val="clear" w:color="auto" w:fill="FFFFFF"/>
      <w:spacing w:before="0"/>
      <w:jc w:val="both"/>
      <w:outlineLvl w:val="4"/>
    </w:pPr>
    <w:rPr>
      <w:rFonts w:ascii="Times New Roman" w:hAnsi="Times New Roman" w:cs="Times New Roman"/>
      <w:b w:val="0"/>
      <w:i/>
      <w:caps w:val="0"/>
      <w:sz w:val="20"/>
      <w:szCs w:val="20"/>
    </w:rPr>
  </w:style>
  <w:style w:type="paragraph" w:customStyle="1" w:styleId="Encabezado6">
    <w:name w:val="Encabezado 6"/>
    <w:basedOn w:val="Predeterminado"/>
    <w:next w:val="Cuerpodetexto"/>
    <w:rsid w:val="008D15F1"/>
    <w:pPr>
      <w:keepNext/>
      <w:numPr>
        <w:ilvl w:val="5"/>
        <w:numId w:val="1"/>
      </w:numPr>
      <w:spacing w:before="240" w:after="240"/>
      <w:jc w:val="center"/>
      <w:outlineLvl w:val="5"/>
    </w:pPr>
    <w:rPr>
      <w:b/>
      <w:bCs/>
      <w:sz w:val="32"/>
      <w:szCs w:val="15"/>
      <w:shd w:val="clear" w:color="auto" w:fill="FFFFFF"/>
    </w:rPr>
  </w:style>
  <w:style w:type="paragraph" w:customStyle="1" w:styleId="Encabezado7">
    <w:name w:val="Encabezado 7"/>
    <w:basedOn w:val="Predeterminado"/>
    <w:next w:val="Cuerpodetexto"/>
    <w:rsid w:val="008D15F1"/>
    <w:pPr>
      <w:keepNext/>
      <w:numPr>
        <w:ilvl w:val="6"/>
        <w:numId w:val="1"/>
      </w:numPr>
      <w:spacing w:before="240" w:after="240"/>
      <w:ind w:left="1298" w:hanging="1298"/>
      <w:jc w:val="center"/>
      <w:outlineLvl w:val="6"/>
    </w:pPr>
    <w:rPr>
      <w:b/>
      <w:bCs/>
      <w:sz w:val="28"/>
      <w:szCs w:val="15"/>
    </w:rPr>
  </w:style>
  <w:style w:type="paragraph" w:customStyle="1" w:styleId="Encabezado8">
    <w:name w:val="Encabezado 8"/>
    <w:basedOn w:val="Predeterminado"/>
    <w:next w:val="Cuerpodetexto"/>
    <w:rsid w:val="008D15F1"/>
    <w:pPr>
      <w:keepNext/>
      <w:numPr>
        <w:ilvl w:val="7"/>
        <w:numId w:val="1"/>
      </w:numPr>
      <w:spacing w:before="0" w:after="0"/>
      <w:outlineLvl w:val="7"/>
    </w:pPr>
    <w:rPr>
      <w:rFonts w:ascii="Times New Roman" w:hAnsi="Times New Roman" w:cs="Times New Roman"/>
      <w:b/>
      <w:bCs/>
      <w:i/>
      <w:sz w:val="16"/>
      <w:szCs w:val="15"/>
    </w:rPr>
  </w:style>
  <w:style w:type="paragraph" w:customStyle="1" w:styleId="Encabezado9">
    <w:name w:val="Encabezado 9"/>
    <w:basedOn w:val="Predeterminado"/>
    <w:next w:val="Cuerpodetexto"/>
    <w:rsid w:val="008D15F1"/>
    <w:pPr>
      <w:keepNext/>
      <w:numPr>
        <w:ilvl w:val="8"/>
        <w:numId w:val="1"/>
      </w:numPr>
      <w:spacing w:before="0" w:after="0"/>
      <w:jc w:val="center"/>
      <w:outlineLvl w:val="8"/>
    </w:pPr>
    <w:rPr>
      <w:rFonts w:ascii="Times New Roman" w:hAnsi="Times New Roman" w:cs="Times New Roman"/>
      <w:b/>
      <w:bCs/>
      <w:i/>
      <w:color w:val="FFFFFF"/>
      <w:sz w:val="15"/>
      <w:szCs w:val="15"/>
    </w:rPr>
  </w:style>
  <w:style w:type="character" w:customStyle="1" w:styleId="WW8Num3z0">
    <w:name w:val="WW8Num3z0"/>
    <w:rsid w:val="008D15F1"/>
    <w:rPr>
      <w:rFonts w:ascii="Symbol" w:hAnsi="Symbol" w:cs="Symbol"/>
    </w:rPr>
  </w:style>
  <w:style w:type="character" w:customStyle="1" w:styleId="WW8Num4z0">
    <w:name w:val="WW8Num4z0"/>
    <w:rsid w:val="008D15F1"/>
    <w:rPr>
      <w:rFonts w:ascii="Symbol" w:hAnsi="Symbol" w:cs="Symbol"/>
    </w:rPr>
  </w:style>
  <w:style w:type="character" w:customStyle="1" w:styleId="WW8Num6z0">
    <w:name w:val="WW8Num6z0"/>
    <w:rsid w:val="008D15F1"/>
    <w:rPr>
      <w:rFonts w:ascii="Symbol" w:hAnsi="Symbol" w:cs="Symbol"/>
    </w:rPr>
  </w:style>
  <w:style w:type="character" w:customStyle="1" w:styleId="WW8Num6z1">
    <w:name w:val="WW8Num6z1"/>
    <w:rsid w:val="008D15F1"/>
    <w:rPr>
      <w:rFonts w:ascii="Courier New" w:hAnsi="Courier New" w:cs="Courier New"/>
    </w:rPr>
  </w:style>
  <w:style w:type="character" w:customStyle="1" w:styleId="WW8Num6z2">
    <w:name w:val="WW8Num6z2"/>
    <w:rsid w:val="008D15F1"/>
    <w:rPr>
      <w:rFonts w:ascii="Wingdings" w:hAnsi="Wingdings" w:cs="Wingdings"/>
    </w:rPr>
  </w:style>
  <w:style w:type="character" w:customStyle="1" w:styleId="WW8Num7z0">
    <w:name w:val="WW8Num7z0"/>
    <w:rsid w:val="008D15F1"/>
    <w:rPr>
      <w:rFonts w:ascii="Symbol" w:hAnsi="Symbol" w:cs="Symbol"/>
    </w:rPr>
  </w:style>
  <w:style w:type="character" w:customStyle="1" w:styleId="WW8Num7z1">
    <w:name w:val="WW8Num7z1"/>
    <w:rsid w:val="008D15F1"/>
    <w:rPr>
      <w:rFonts w:ascii="Courier New" w:hAnsi="Courier New" w:cs="Courier New"/>
    </w:rPr>
  </w:style>
  <w:style w:type="character" w:customStyle="1" w:styleId="WW8Num7z2">
    <w:name w:val="WW8Num7z2"/>
    <w:rsid w:val="008D15F1"/>
    <w:rPr>
      <w:rFonts w:ascii="Wingdings" w:hAnsi="Wingdings" w:cs="Wingdings"/>
    </w:rPr>
  </w:style>
  <w:style w:type="character" w:customStyle="1" w:styleId="WW8Num8z0">
    <w:name w:val="WW8Num8z0"/>
    <w:rsid w:val="008D15F1"/>
    <w:rPr>
      <w:rFonts w:ascii="Symbol" w:hAnsi="Symbol" w:cs="Symbol"/>
    </w:rPr>
  </w:style>
  <w:style w:type="character" w:customStyle="1" w:styleId="WW8Num8z1">
    <w:name w:val="WW8Num8z1"/>
    <w:rsid w:val="008D15F1"/>
    <w:rPr>
      <w:rFonts w:ascii="Courier New" w:hAnsi="Courier New" w:cs="Courier New"/>
    </w:rPr>
  </w:style>
  <w:style w:type="character" w:customStyle="1" w:styleId="WW8Num8z2">
    <w:name w:val="WW8Num8z2"/>
    <w:rsid w:val="008D15F1"/>
    <w:rPr>
      <w:rFonts w:ascii="Wingdings" w:hAnsi="Wingdings" w:cs="Wingdings"/>
    </w:rPr>
  </w:style>
  <w:style w:type="character" w:customStyle="1" w:styleId="WW8Num9z0">
    <w:name w:val="WW8Num9z0"/>
    <w:rsid w:val="008D15F1"/>
    <w:rPr>
      <w:rFonts w:ascii="Wingdings" w:eastAsia="Times New Roman" w:hAnsi="Wingdings" w:cs="Times New Roman"/>
    </w:rPr>
  </w:style>
  <w:style w:type="character" w:customStyle="1" w:styleId="WW8Num9z1">
    <w:name w:val="WW8Num9z1"/>
    <w:rsid w:val="008D15F1"/>
    <w:rPr>
      <w:rFonts w:ascii="Courier New" w:hAnsi="Courier New" w:cs="Courier New"/>
    </w:rPr>
  </w:style>
  <w:style w:type="character" w:customStyle="1" w:styleId="WW8Num9z2">
    <w:name w:val="WW8Num9z2"/>
    <w:rsid w:val="008D15F1"/>
    <w:rPr>
      <w:rFonts w:ascii="Wingdings" w:hAnsi="Wingdings" w:cs="Wingdings"/>
    </w:rPr>
  </w:style>
  <w:style w:type="character" w:customStyle="1" w:styleId="WW8Num9z3">
    <w:name w:val="WW8Num9z3"/>
    <w:rsid w:val="008D15F1"/>
    <w:rPr>
      <w:rFonts w:ascii="Symbol" w:hAnsi="Symbol" w:cs="Symbol"/>
    </w:rPr>
  </w:style>
  <w:style w:type="character" w:customStyle="1" w:styleId="WW8Num10z0">
    <w:name w:val="WW8Num10z0"/>
    <w:rsid w:val="008D15F1"/>
    <w:rPr>
      <w:rFonts w:ascii="Symbol" w:hAnsi="Symbol" w:cs="Symbol"/>
    </w:rPr>
  </w:style>
  <w:style w:type="character" w:customStyle="1" w:styleId="WW8Num11z0">
    <w:name w:val="WW8Num11z0"/>
    <w:rsid w:val="008D15F1"/>
    <w:rPr>
      <w:rFonts w:ascii="Symbol" w:hAnsi="Symbol" w:cs="Symbol"/>
    </w:rPr>
  </w:style>
  <w:style w:type="character" w:customStyle="1" w:styleId="WW8Num11z1">
    <w:name w:val="WW8Num11z1"/>
    <w:rsid w:val="008D15F1"/>
    <w:rPr>
      <w:rFonts w:ascii="Courier New" w:hAnsi="Courier New" w:cs="Courier New"/>
    </w:rPr>
  </w:style>
  <w:style w:type="character" w:customStyle="1" w:styleId="WW8Num11z2">
    <w:name w:val="WW8Num11z2"/>
    <w:rsid w:val="008D15F1"/>
    <w:rPr>
      <w:rFonts w:ascii="Wingdings" w:hAnsi="Wingdings" w:cs="Wingdings"/>
    </w:rPr>
  </w:style>
  <w:style w:type="character" w:customStyle="1" w:styleId="WW8Num12z0">
    <w:name w:val="WW8Num12z0"/>
    <w:rsid w:val="008D15F1"/>
    <w:rPr>
      <w:rFonts w:ascii="Symbol" w:hAnsi="Symbol" w:cs="Symbol"/>
    </w:rPr>
  </w:style>
  <w:style w:type="character" w:customStyle="1" w:styleId="WW8Num12z1">
    <w:name w:val="WW8Num12z1"/>
    <w:rsid w:val="008D15F1"/>
    <w:rPr>
      <w:rFonts w:ascii="Courier New" w:hAnsi="Courier New" w:cs="Courier New"/>
    </w:rPr>
  </w:style>
  <w:style w:type="character" w:customStyle="1" w:styleId="WW8Num12z2">
    <w:name w:val="WW8Num12z2"/>
    <w:rsid w:val="008D15F1"/>
    <w:rPr>
      <w:rFonts w:ascii="Wingdings" w:hAnsi="Wingdings" w:cs="Wingdings"/>
    </w:rPr>
  </w:style>
  <w:style w:type="character" w:customStyle="1" w:styleId="WW8Num14z0">
    <w:name w:val="WW8Num14z0"/>
    <w:rsid w:val="008D15F1"/>
    <w:rPr>
      <w:rFonts w:ascii="Symbol" w:hAnsi="Symbol" w:cs="Symbol"/>
    </w:rPr>
  </w:style>
  <w:style w:type="character" w:customStyle="1" w:styleId="WW8Num14z1">
    <w:name w:val="WW8Num14z1"/>
    <w:rsid w:val="008D15F1"/>
    <w:rPr>
      <w:rFonts w:ascii="Courier New" w:hAnsi="Courier New" w:cs="Courier New"/>
    </w:rPr>
  </w:style>
  <w:style w:type="character" w:customStyle="1" w:styleId="WW8Num14z2">
    <w:name w:val="WW8Num14z2"/>
    <w:rsid w:val="008D15F1"/>
    <w:rPr>
      <w:rFonts w:ascii="Wingdings" w:hAnsi="Wingdings" w:cs="Wingdings"/>
    </w:rPr>
  </w:style>
  <w:style w:type="character" w:customStyle="1" w:styleId="WW8Num15z0">
    <w:name w:val="WW8Num15z0"/>
    <w:rsid w:val="008D15F1"/>
    <w:rPr>
      <w:rFonts w:ascii="Symbol" w:hAnsi="Symbol" w:cs="Symbol"/>
    </w:rPr>
  </w:style>
  <w:style w:type="character" w:customStyle="1" w:styleId="WW8Num16z0">
    <w:name w:val="WW8Num16z0"/>
    <w:rsid w:val="008D15F1"/>
    <w:rPr>
      <w:rFonts w:ascii="Symbol" w:hAnsi="Symbol" w:cs="Symbol"/>
    </w:rPr>
  </w:style>
  <w:style w:type="character" w:customStyle="1" w:styleId="WW8Num16z1">
    <w:name w:val="WW8Num16z1"/>
    <w:rsid w:val="008D15F1"/>
    <w:rPr>
      <w:rFonts w:ascii="Courier New" w:hAnsi="Courier New" w:cs="Courier New"/>
    </w:rPr>
  </w:style>
  <w:style w:type="character" w:customStyle="1" w:styleId="WW8Num16z2">
    <w:name w:val="WW8Num16z2"/>
    <w:rsid w:val="008D15F1"/>
    <w:rPr>
      <w:rFonts w:ascii="Wingdings" w:hAnsi="Wingdings" w:cs="Wingdings"/>
    </w:rPr>
  </w:style>
  <w:style w:type="character" w:customStyle="1" w:styleId="WW8Num17z0">
    <w:name w:val="WW8Num17z0"/>
    <w:rsid w:val="008D15F1"/>
    <w:rPr>
      <w:rFonts w:ascii="Symbol" w:hAnsi="Symbol" w:cs="Symbol"/>
    </w:rPr>
  </w:style>
  <w:style w:type="character" w:customStyle="1" w:styleId="WW8Num17z1">
    <w:name w:val="WW8Num17z1"/>
    <w:rsid w:val="008D15F1"/>
    <w:rPr>
      <w:rFonts w:ascii="Courier New" w:hAnsi="Courier New" w:cs="Courier New"/>
    </w:rPr>
  </w:style>
  <w:style w:type="character" w:customStyle="1" w:styleId="WW8Num17z2">
    <w:name w:val="WW8Num17z2"/>
    <w:rsid w:val="008D15F1"/>
    <w:rPr>
      <w:rFonts w:ascii="Wingdings" w:hAnsi="Wingdings" w:cs="Wingdings"/>
    </w:rPr>
  </w:style>
  <w:style w:type="character" w:customStyle="1" w:styleId="WW8Num18z0">
    <w:name w:val="WW8Num18z0"/>
    <w:rsid w:val="008D15F1"/>
    <w:rPr>
      <w:rFonts w:ascii="Symbol" w:hAnsi="Symbol" w:cs="Symbol"/>
    </w:rPr>
  </w:style>
  <w:style w:type="character" w:customStyle="1" w:styleId="WW8Num18z1">
    <w:name w:val="WW8Num18z1"/>
    <w:rsid w:val="008D15F1"/>
    <w:rPr>
      <w:rFonts w:ascii="Verdana" w:eastAsia="Times New Roman" w:hAnsi="Verdana" w:cs="Times New Roman"/>
    </w:rPr>
  </w:style>
  <w:style w:type="character" w:customStyle="1" w:styleId="WW8Num18z2">
    <w:name w:val="WW8Num18z2"/>
    <w:rsid w:val="008D15F1"/>
    <w:rPr>
      <w:rFonts w:ascii="Wingdings" w:hAnsi="Wingdings" w:cs="Wingdings"/>
    </w:rPr>
  </w:style>
  <w:style w:type="character" w:customStyle="1" w:styleId="WW8Num18z4">
    <w:name w:val="WW8Num18z4"/>
    <w:rsid w:val="008D15F1"/>
    <w:rPr>
      <w:rFonts w:ascii="Courier New" w:hAnsi="Courier New" w:cs="Courier New"/>
    </w:rPr>
  </w:style>
  <w:style w:type="character" w:customStyle="1" w:styleId="WW8Num19z0">
    <w:name w:val="WW8Num19z0"/>
    <w:rsid w:val="008D15F1"/>
    <w:rPr>
      <w:rFonts w:ascii="Verdana" w:eastAsia="Calibri" w:hAnsi="Verdana" w:cs="Times New Roman"/>
    </w:rPr>
  </w:style>
  <w:style w:type="character" w:customStyle="1" w:styleId="WW8Num19z1">
    <w:name w:val="WW8Num19z1"/>
    <w:rsid w:val="008D15F1"/>
    <w:rPr>
      <w:rFonts w:ascii="Courier New" w:hAnsi="Courier New" w:cs="Courier New"/>
    </w:rPr>
  </w:style>
  <w:style w:type="character" w:customStyle="1" w:styleId="WW8Num20z0">
    <w:name w:val="WW8Num20z0"/>
    <w:rsid w:val="008D15F1"/>
    <w:rPr>
      <w:rFonts w:ascii="Symbol" w:hAnsi="Symbol" w:cs="Symbol"/>
    </w:rPr>
  </w:style>
  <w:style w:type="character" w:customStyle="1" w:styleId="WW8Num20z1">
    <w:name w:val="WW8Num20z1"/>
    <w:rsid w:val="008D15F1"/>
    <w:rPr>
      <w:rFonts w:ascii="Courier New" w:hAnsi="Courier New" w:cs="Courier New"/>
    </w:rPr>
  </w:style>
  <w:style w:type="character" w:customStyle="1" w:styleId="WW8Num20z2">
    <w:name w:val="WW8Num20z2"/>
    <w:rsid w:val="008D15F1"/>
    <w:rPr>
      <w:rFonts w:ascii="Wingdings" w:hAnsi="Wingdings" w:cs="Wingdings"/>
    </w:rPr>
  </w:style>
  <w:style w:type="character" w:customStyle="1" w:styleId="WW8Num22z0">
    <w:name w:val="WW8Num22z0"/>
    <w:rsid w:val="008D15F1"/>
    <w:rPr>
      <w:rFonts w:ascii="Wingdings" w:hAnsi="Wingdings" w:cs="Wingdings"/>
    </w:rPr>
  </w:style>
  <w:style w:type="character" w:customStyle="1" w:styleId="WW8Num22z1">
    <w:name w:val="WW8Num22z1"/>
    <w:rsid w:val="008D15F1"/>
    <w:rPr>
      <w:rFonts w:ascii="Courier New" w:hAnsi="Courier New" w:cs="Courier New"/>
    </w:rPr>
  </w:style>
  <w:style w:type="character" w:customStyle="1" w:styleId="WW8Num22z3">
    <w:name w:val="WW8Num22z3"/>
    <w:rsid w:val="008D15F1"/>
    <w:rPr>
      <w:rFonts w:ascii="Symbol" w:hAnsi="Symbol" w:cs="Symbol"/>
    </w:rPr>
  </w:style>
  <w:style w:type="character" w:customStyle="1" w:styleId="WW8Num23z0">
    <w:name w:val="WW8Num23z0"/>
    <w:rsid w:val="008D15F1"/>
    <w:rPr>
      <w:rFonts w:ascii="Symbol" w:hAnsi="Symbol" w:cs="Symbol"/>
    </w:rPr>
  </w:style>
  <w:style w:type="character" w:customStyle="1" w:styleId="WW8Num24z0">
    <w:name w:val="WW8Num24z0"/>
    <w:rsid w:val="008D15F1"/>
    <w:rPr>
      <w:rFonts w:ascii="Symbol" w:hAnsi="Symbol" w:cs="Symbol"/>
    </w:rPr>
  </w:style>
  <w:style w:type="character" w:customStyle="1" w:styleId="WW8Num24z1">
    <w:name w:val="WW8Num24z1"/>
    <w:rsid w:val="008D15F1"/>
    <w:rPr>
      <w:rFonts w:ascii="Courier New" w:hAnsi="Courier New" w:cs="Courier New"/>
    </w:rPr>
  </w:style>
  <w:style w:type="character" w:customStyle="1" w:styleId="WW8Num24z2">
    <w:name w:val="WW8Num24z2"/>
    <w:rsid w:val="008D15F1"/>
    <w:rPr>
      <w:rFonts w:ascii="Wingdings" w:hAnsi="Wingdings" w:cs="Wingdings"/>
    </w:rPr>
  </w:style>
  <w:style w:type="character" w:customStyle="1" w:styleId="WW8Num25z0">
    <w:name w:val="WW8Num25z0"/>
    <w:rsid w:val="008D15F1"/>
    <w:rPr>
      <w:rFonts w:ascii="Verdana" w:eastAsia="Times New Roman" w:hAnsi="Verdana" w:cs="Times New Roman"/>
    </w:rPr>
  </w:style>
  <w:style w:type="character" w:customStyle="1" w:styleId="WW8Num25z1">
    <w:name w:val="WW8Num25z1"/>
    <w:rsid w:val="008D15F1"/>
    <w:rPr>
      <w:rFonts w:ascii="Courier New" w:hAnsi="Courier New" w:cs="Courier New"/>
    </w:rPr>
  </w:style>
  <w:style w:type="character" w:customStyle="1" w:styleId="WW8Num26z0">
    <w:name w:val="WW8Num26z0"/>
    <w:rsid w:val="008D15F1"/>
    <w:rPr>
      <w:rFonts w:ascii="Symbol" w:hAnsi="Symbol" w:cs="Symbol"/>
    </w:rPr>
  </w:style>
  <w:style w:type="character" w:customStyle="1" w:styleId="WW8Num26z1">
    <w:name w:val="WW8Num26z1"/>
    <w:rsid w:val="008D15F1"/>
    <w:rPr>
      <w:rFonts w:ascii="Courier New" w:hAnsi="Courier New" w:cs="Courier New"/>
    </w:rPr>
  </w:style>
  <w:style w:type="character" w:customStyle="1" w:styleId="WW8Num26z2">
    <w:name w:val="WW8Num26z2"/>
    <w:rsid w:val="008D15F1"/>
    <w:rPr>
      <w:rFonts w:ascii="Wingdings" w:hAnsi="Wingdings" w:cs="Wingdings"/>
    </w:rPr>
  </w:style>
  <w:style w:type="character" w:customStyle="1" w:styleId="WW8Num27z0">
    <w:name w:val="WW8Num27z0"/>
    <w:rsid w:val="008D15F1"/>
    <w:rPr>
      <w:rFonts w:ascii="Symbol" w:hAnsi="Symbol" w:cs="Symbol"/>
    </w:rPr>
  </w:style>
  <w:style w:type="character" w:customStyle="1" w:styleId="WW8Num27z1">
    <w:name w:val="WW8Num27z1"/>
    <w:rsid w:val="008D15F1"/>
    <w:rPr>
      <w:rFonts w:ascii="Courier New" w:hAnsi="Courier New" w:cs="Courier New"/>
    </w:rPr>
  </w:style>
  <w:style w:type="character" w:customStyle="1" w:styleId="WW8Num27z2">
    <w:name w:val="WW8Num27z2"/>
    <w:rsid w:val="008D15F1"/>
    <w:rPr>
      <w:rFonts w:ascii="Wingdings" w:hAnsi="Wingdings" w:cs="Wingdings"/>
    </w:rPr>
  </w:style>
  <w:style w:type="character" w:customStyle="1" w:styleId="WW8Num28z0">
    <w:name w:val="WW8Num28z0"/>
    <w:rsid w:val="008D15F1"/>
    <w:rPr>
      <w:rFonts w:ascii="Wingdings" w:hAnsi="Wingdings" w:cs="Wingdings"/>
      <w:sz w:val="16"/>
    </w:rPr>
  </w:style>
  <w:style w:type="character" w:customStyle="1" w:styleId="WW8Num28z1">
    <w:name w:val="WW8Num28z1"/>
    <w:rsid w:val="008D15F1"/>
    <w:rPr>
      <w:rFonts w:ascii="Courier New" w:hAnsi="Courier New" w:cs="Courier New"/>
    </w:rPr>
  </w:style>
  <w:style w:type="character" w:customStyle="1" w:styleId="WW8Num28z2">
    <w:name w:val="WW8Num28z2"/>
    <w:rsid w:val="008D15F1"/>
    <w:rPr>
      <w:rFonts w:ascii="Wingdings" w:hAnsi="Wingdings" w:cs="Wingdings"/>
    </w:rPr>
  </w:style>
  <w:style w:type="character" w:customStyle="1" w:styleId="WW8Num28z3">
    <w:name w:val="WW8Num28z3"/>
    <w:rsid w:val="008D15F1"/>
    <w:rPr>
      <w:rFonts w:ascii="Symbol" w:hAnsi="Symbol" w:cs="Symbol"/>
    </w:rPr>
  </w:style>
  <w:style w:type="character" w:customStyle="1" w:styleId="WW8Num29z0">
    <w:name w:val="WW8Num29z0"/>
    <w:rsid w:val="008D15F1"/>
    <w:rPr>
      <w:rFonts w:ascii="Symbol" w:hAnsi="Symbol" w:cs="Symbol"/>
    </w:rPr>
  </w:style>
  <w:style w:type="character" w:customStyle="1" w:styleId="WW8Num29z1">
    <w:name w:val="WW8Num29z1"/>
    <w:rsid w:val="008D15F1"/>
    <w:rPr>
      <w:rFonts w:ascii="Courier New" w:hAnsi="Courier New" w:cs="Courier New"/>
    </w:rPr>
  </w:style>
  <w:style w:type="character" w:customStyle="1" w:styleId="WW8Num29z2">
    <w:name w:val="WW8Num29z2"/>
    <w:rsid w:val="008D15F1"/>
    <w:rPr>
      <w:rFonts w:ascii="Wingdings" w:hAnsi="Wingdings" w:cs="Wingdings"/>
    </w:rPr>
  </w:style>
  <w:style w:type="character" w:customStyle="1" w:styleId="WW8Num30z0">
    <w:name w:val="WW8Num30z0"/>
    <w:rsid w:val="008D15F1"/>
    <w:rPr>
      <w:rFonts w:ascii="Symbol" w:hAnsi="Symbol" w:cs="Symbol"/>
    </w:rPr>
  </w:style>
  <w:style w:type="character" w:customStyle="1" w:styleId="WW8Num31z0">
    <w:name w:val="WW8Num31z0"/>
    <w:rsid w:val="008D15F1"/>
    <w:rPr>
      <w:rFonts w:ascii="Symbol" w:hAnsi="Symbol" w:cs="Symbol"/>
    </w:rPr>
  </w:style>
  <w:style w:type="character" w:customStyle="1" w:styleId="WW8Num31z1">
    <w:name w:val="WW8Num31z1"/>
    <w:rsid w:val="008D15F1"/>
    <w:rPr>
      <w:rFonts w:ascii="Courier New" w:hAnsi="Courier New" w:cs="Courier New"/>
    </w:rPr>
  </w:style>
  <w:style w:type="character" w:customStyle="1" w:styleId="WW8Num31z2">
    <w:name w:val="WW8Num31z2"/>
    <w:rsid w:val="008D15F1"/>
    <w:rPr>
      <w:rFonts w:ascii="Wingdings" w:hAnsi="Wingdings" w:cs="Wingdings"/>
    </w:rPr>
  </w:style>
  <w:style w:type="character" w:customStyle="1" w:styleId="WW8Num32z0">
    <w:name w:val="WW8Num32z0"/>
    <w:rsid w:val="008D15F1"/>
    <w:rPr>
      <w:rFonts w:ascii="Symbol" w:hAnsi="Symbol" w:cs="Symbol"/>
      <w:color w:val="000080"/>
    </w:rPr>
  </w:style>
  <w:style w:type="character" w:customStyle="1" w:styleId="WW8Num33z0">
    <w:name w:val="WW8Num33z0"/>
    <w:rsid w:val="008D15F1"/>
    <w:rPr>
      <w:rFonts w:ascii="Symbol" w:hAnsi="Symbol" w:cs="Symbol"/>
    </w:rPr>
  </w:style>
  <w:style w:type="character" w:customStyle="1" w:styleId="WW8Num33z1">
    <w:name w:val="WW8Num33z1"/>
    <w:rsid w:val="008D15F1"/>
    <w:rPr>
      <w:rFonts w:ascii="Courier New" w:hAnsi="Courier New" w:cs="Courier New"/>
    </w:rPr>
  </w:style>
  <w:style w:type="character" w:customStyle="1" w:styleId="WW8Num33z2">
    <w:name w:val="WW8Num33z2"/>
    <w:rsid w:val="008D15F1"/>
    <w:rPr>
      <w:rFonts w:ascii="Wingdings" w:hAnsi="Wingdings" w:cs="Wingdings"/>
    </w:rPr>
  </w:style>
  <w:style w:type="character" w:customStyle="1" w:styleId="WW8Num34z0">
    <w:name w:val="WW8Num34z0"/>
    <w:rsid w:val="008D15F1"/>
    <w:rPr>
      <w:rFonts w:ascii="Symbol" w:hAnsi="Symbol" w:cs="Symbol"/>
    </w:rPr>
  </w:style>
  <w:style w:type="character" w:customStyle="1" w:styleId="WW8Num34z1">
    <w:name w:val="WW8Num34z1"/>
    <w:rsid w:val="008D15F1"/>
    <w:rPr>
      <w:rFonts w:ascii="Courier New" w:hAnsi="Courier New" w:cs="Courier New"/>
    </w:rPr>
  </w:style>
  <w:style w:type="character" w:customStyle="1" w:styleId="WW8Num34z2">
    <w:name w:val="WW8Num34z2"/>
    <w:rsid w:val="008D15F1"/>
    <w:rPr>
      <w:rFonts w:ascii="Wingdings" w:hAnsi="Wingdings" w:cs="Wingdings"/>
    </w:rPr>
  </w:style>
  <w:style w:type="character" w:customStyle="1" w:styleId="WW8Num35z0">
    <w:name w:val="WW8Num35z0"/>
    <w:rsid w:val="008D15F1"/>
    <w:rPr>
      <w:rFonts w:ascii="Symbol" w:hAnsi="Symbol" w:cs="Symbol"/>
    </w:rPr>
  </w:style>
  <w:style w:type="character" w:customStyle="1" w:styleId="WW8Num35z1">
    <w:name w:val="WW8Num35z1"/>
    <w:rsid w:val="008D15F1"/>
    <w:rPr>
      <w:rFonts w:ascii="Courier New" w:hAnsi="Courier New" w:cs="Courier New"/>
    </w:rPr>
  </w:style>
  <w:style w:type="character" w:customStyle="1" w:styleId="WW8Num35z2">
    <w:name w:val="WW8Num35z2"/>
    <w:rsid w:val="008D15F1"/>
    <w:rPr>
      <w:rFonts w:ascii="Wingdings" w:hAnsi="Wingdings" w:cs="Wingdings"/>
    </w:rPr>
  </w:style>
  <w:style w:type="character" w:customStyle="1" w:styleId="WW8Num36z0">
    <w:name w:val="WW8Num36z0"/>
    <w:rsid w:val="008D15F1"/>
    <w:rPr>
      <w:rFonts w:ascii="Verdana" w:eastAsia="Times New Roman" w:hAnsi="Verdana" w:cs="Times New Roman"/>
    </w:rPr>
  </w:style>
  <w:style w:type="character" w:customStyle="1" w:styleId="WW8Num36z1">
    <w:name w:val="WW8Num36z1"/>
    <w:rsid w:val="008D15F1"/>
    <w:rPr>
      <w:rFonts w:ascii="Courier New" w:hAnsi="Courier New" w:cs="Courier New"/>
    </w:rPr>
  </w:style>
  <w:style w:type="character" w:customStyle="1" w:styleId="WW8Num36z2">
    <w:name w:val="WW8Num36z2"/>
    <w:rsid w:val="008D15F1"/>
    <w:rPr>
      <w:rFonts w:ascii="Wingdings" w:hAnsi="Wingdings" w:cs="Wingdings"/>
    </w:rPr>
  </w:style>
  <w:style w:type="character" w:customStyle="1" w:styleId="WW8Num36z3">
    <w:name w:val="WW8Num36z3"/>
    <w:rsid w:val="008D15F1"/>
    <w:rPr>
      <w:rFonts w:ascii="Symbol" w:hAnsi="Symbol" w:cs="Symbol"/>
    </w:rPr>
  </w:style>
  <w:style w:type="character" w:customStyle="1" w:styleId="WW8Num37z0">
    <w:name w:val="WW8Num37z0"/>
    <w:rsid w:val="008D15F1"/>
    <w:rPr>
      <w:rFonts w:ascii="Symbol" w:hAnsi="Symbol" w:cs="Symbol"/>
    </w:rPr>
  </w:style>
  <w:style w:type="character" w:customStyle="1" w:styleId="WW8Num37z1">
    <w:name w:val="WW8Num37z1"/>
    <w:rsid w:val="008D15F1"/>
    <w:rPr>
      <w:rFonts w:ascii="Courier New" w:hAnsi="Courier New" w:cs="Courier New"/>
    </w:rPr>
  </w:style>
  <w:style w:type="character" w:customStyle="1" w:styleId="WW8Num37z2">
    <w:name w:val="WW8Num37z2"/>
    <w:rsid w:val="008D15F1"/>
    <w:rPr>
      <w:rFonts w:ascii="Wingdings" w:hAnsi="Wingdings" w:cs="Wingdings"/>
    </w:rPr>
  </w:style>
  <w:style w:type="character" w:customStyle="1" w:styleId="WW8Num38z0">
    <w:name w:val="WW8Num38z0"/>
    <w:rsid w:val="008D15F1"/>
    <w:rPr>
      <w:rFonts w:ascii="Symbol" w:hAnsi="Symbol" w:cs="Symbol"/>
    </w:rPr>
  </w:style>
  <w:style w:type="character" w:customStyle="1" w:styleId="WW8Num38z1">
    <w:name w:val="WW8Num38z1"/>
    <w:rsid w:val="008D15F1"/>
    <w:rPr>
      <w:rFonts w:ascii="Courier New" w:hAnsi="Courier New" w:cs="Courier New"/>
    </w:rPr>
  </w:style>
  <w:style w:type="character" w:customStyle="1" w:styleId="WW8Num39z0">
    <w:name w:val="WW8Num39z0"/>
    <w:rsid w:val="008D15F1"/>
    <w:rPr>
      <w:rFonts w:ascii="Symbol" w:hAnsi="Symbol" w:cs="Symbol"/>
    </w:rPr>
  </w:style>
  <w:style w:type="character" w:customStyle="1" w:styleId="WW8Num39z1">
    <w:name w:val="WW8Num39z1"/>
    <w:rsid w:val="008D15F1"/>
    <w:rPr>
      <w:rFonts w:ascii="Courier New" w:hAnsi="Courier New" w:cs="Courier New"/>
    </w:rPr>
  </w:style>
  <w:style w:type="character" w:customStyle="1" w:styleId="WW8Num39z2">
    <w:name w:val="WW8Num39z2"/>
    <w:rsid w:val="008D15F1"/>
    <w:rPr>
      <w:rFonts w:ascii="Wingdings" w:hAnsi="Wingdings" w:cs="Wingdings"/>
    </w:rPr>
  </w:style>
  <w:style w:type="character" w:customStyle="1" w:styleId="WW8Num40z0">
    <w:name w:val="WW8Num40z0"/>
    <w:rsid w:val="008D15F1"/>
    <w:rPr>
      <w:rFonts w:ascii="Symbol" w:hAnsi="Symbol" w:cs="Symbol"/>
    </w:rPr>
  </w:style>
  <w:style w:type="character" w:customStyle="1" w:styleId="WW8Num40z1">
    <w:name w:val="WW8Num40z1"/>
    <w:rsid w:val="008D15F1"/>
    <w:rPr>
      <w:rFonts w:ascii="Courier New" w:hAnsi="Courier New" w:cs="Courier New"/>
    </w:rPr>
  </w:style>
  <w:style w:type="character" w:customStyle="1" w:styleId="WW8Num40z2">
    <w:name w:val="WW8Num40z2"/>
    <w:rsid w:val="008D15F1"/>
    <w:rPr>
      <w:rFonts w:ascii="Wingdings" w:hAnsi="Wingdings" w:cs="Wingdings"/>
    </w:rPr>
  </w:style>
  <w:style w:type="character" w:customStyle="1" w:styleId="WW8Num41z0">
    <w:name w:val="WW8Num41z0"/>
    <w:rsid w:val="008D15F1"/>
    <w:rPr>
      <w:rFonts w:ascii="Symbol" w:hAnsi="Symbol" w:cs="Symbol"/>
    </w:rPr>
  </w:style>
  <w:style w:type="character" w:customStyle="1" w:styleId="WW8Num41z1">
    <w:name w:val="WW8Num41z1"/>
    <w:rsid w:val="008D15F1"/>
    <w:rPr>
      <w:rFonts w:ascii="Courier New" w:hAnsi="Courier New" w:cs="Courier New"/>
    </w:rPr>
  </w:style>
  <w:style w:type="character" w:customStyle="1" w:styleId="WW8Num41z2">
    <w:name w:val="WW8Num41z2"/>
    <w:rsid w:val="008D15F1"/>
    <w:rPr>
      <w:rFonts w:ascii="Wingdings" w:hAnsi="Wingdings" w:cs="Wingdings"/>
    </w:rPr>
  </w:style>
  <w:style w:type="character" w:customStyle="1" w:styleId="WW8Num42z0">
    <w:name w:val="WW8Num42z0"/>
    <w:rsid w:val="008D15F1"/>
    <w:rPr>
      <w:rFonts w:ascii="Symbol" w:hAnsi="Symbol" w:cs="Symbol"/>
    </w:rPr>
  </w:style>
  <w:style w:type="character" w:customStyle="1" w:styleId="WW8Num42z1">
    <w:name w:val="WW8Num42z1"/>
    <w:rsid w:val="008D15F1"/>
    <w:rPr>
      <w:rFonts w:ascii="Courier New" w:hAnsi="Courier New" w:cs="Courier New"/>
    </w:rPr>
  </w:style>
  <w:style w:type="character" w:customStyle="1" w:styleId="WW8Num42z2">
    <w:name w:val="WW8Num42z2"/>
    <w:rsid w:val="008D15F1"/>
    <w:rPr>
      <w:rFonts w:ascii="Wingdings" w:hAnsi="Wingdings" w:cs="Wingdings"/>
    </w:rPr>
  </w:style>
  <w:style w:type="character" w:customStyle="1" w:styleId="WW8Num43z0">
    <w:name w:val="WW8Num43z0"/>
    <w:rsid w:val="008D15F1"/>
    <w:rPr>
      <w:rFonts w:ascii="Symbol" w:hAnsi="Symbol" w:cs="Symbol"/>
    </w:rPr>
  </w:style>
  <w:style w:type="character" w:customStyle="1" w:styleId="WW8Num43z1">
    <w:name w:val="WW8Num43z1"/>
    <w:rsid w:val="008D15F1"/>
    <w:rPr>
      <w:rFonts w:ascii="Courier New" w:hAnsi="Courier New" w:cs="Courier New"/>
    </w:rPr>
  </w:style>
  <w:style w:type="character" w:customStyle="1" w:styleId="WW8Num43z2">
    <w:name w:val="WW8Num43z2"/>
    <w:rsid w:val="008D15F1"/>
    <w:rPr>
      <w:rFonts w:ascii="Wingdings" w:hAnsi="Wingdings" w:cs="Wingdings"/>
    </w:rPr>
  </w:style>
  <w:style w:type="character" w:customStyle="1" w:styleId="WW8Num44z0">
    <w:name w:val="WW8Num44z0"/>
    <w:rsid w:val="008D15F1"/>
    <w:rPr>
      <w:rFonts w:ascii="Symbol" w:hAnsi="Symbol" w:cs="Symbol"/>
    </w:rPr>
  </w:style>
  <w:style w:type="character" w:customStyle="1" w:styleId="WW8Num44z1">
    <w:name w:val="WW8Num44z1"/>
    <w:rsid w:val="008D15F1"/>
    <w:rPr>
      <w:rFonts w:ascii="Courier New" w:hAnsi="Courier New" w:cs="Courier New"/>
    </w:rPr>
  </w:style>
  <w:style w:type="character" w:customStyle="1" w:styleId="WW8Num44z2">
    <w:name w:val="WW8Num44z2"/>
    <w:rsid w:val="008D15F1"/>
    <w:rPr>
      <w:rFonts w:ascii="Wingdings" w:hAnsi="Wingdings" w:cs="Wingdings"/>
    </w:rPr>
  </w:style>
  <w:style w:type="character" w:customStyle="1" w:styleId="WW8Num45z0">
    <w:name w:val="WW8Num45z0"/>
    <w:rsid w:val="008D15F1"/>
    <w:rPr>
      <w:rFonts w:ascii="Wingdings" w:hAnsi="Wingdings" w:cs="Wingdings"/>
    </w:rPr>
  </w:style>
  <w:style w:type="character" w:customStyle="1" w:styleId="WW8Num46z0">
    <w:name w:val="WW8Num46z0"/>
    <w:rsid w:val="008D15F1"/>
    <w:rPr>
      <w:rFonts w:ascii="Symbol" w:hAnsi="Symbol" w:cs="Symbol"/>
    </w:rPr>
  </w:style>
  <w:style w:type="character" w:customStyle="1" w:styleId="WW8Num46z1">
    <w:name w:val="WW8Num46z1"/>
    <w:rsid w:val="008D15F1"/>
    <w:rPr>
      <w:rFonts w:ascii="Courier New" w:hAnsi="Courier New" w:cs="Courier New"/>
    </w:rPr>
  </w:style>
  <w:style w:type="character" w:customStyle="1" w:styleId="WW8Num47z0">
    <w:name w:val="WW8Num47z0"/>
    <w:rsid w:val="008D15F1"/>
    <w:rPr>
      <w:rFonts w:ascii="Symbol" w:hAnsi="Symbol" w:cs="Symbol"/>
    </w:rPr>
  </w:style>
  <w:style w:type="character" w:customStyle="1" w:styleId="WW8Num48z0">
    <w:name w:val="WW8Num48z0"/>
    <w:rsid w:val="008D15F1"/>
    <w:rPr>
      <w:rFonts w:ascii="Symbol" w:hAnsi="Symbol" w:cs="Symbol"/>
    </w:rPr>
  </w:style>
  <w:style w:type="character" w:customStyle="1" w:styleId="WW8Num48z1">
    <w:name w:val="WW8Num48z1"/>
    <w:rsid w:val="008D15F1"/>
    <w:rPr>
      <w:rFonts w:ascii="Courier New" w:hAnsi="Courier New" w:cs="Courier New"/>
    </w:rPr>
  </w:style>
  <w:style w:type="character" w:customStyle="1" w:styleId="WW8Num48z2">
    <w:name w:val="WW8Num48z2"/>
    <w:rsid w:val="008D15F1"/>
    <w:rPr>
      <w:rFonts w:ascii="Wingdings" w:hAnsi="Wingdings" w:cs="Wingdings"/>
    </w:rPr>
  </w:style>
  <w:style w:type="character" w:customStyle="1" w:styleId="WW8Num49z1">
    <w:name w:val="WW8Num49z1"/>
    <w:rsid w:val="008D15F1"/>
    <w:rPr>
      <w:rFonts w:ascii="Symbol" w:hAnsi="Symbol" w:cs="Symbol"/>
    </w:rPr>
  </w:style>
  <w:style w:type="character" w:customStyle="1" w:styleId="WW8Num49z2">
    <w:name w:val="WW8Num49z2"/>
    <w:rsid w:val="008D15F1"/>
    <w:rPr>
      <w:rFonts w:ascii="Courier New" w:hAnsi="Courier New" w:cs="Courier New"/>
    </w:rPr>
  </w:style>
  <w:style w:type="character" w:customStyle="1" w:styleId="EnlacedeInternet">
    <w:name w:val="Enlace de Internet"/>
    <w:rsid w:val="008D15F1"/>
    <w:rPr>
      <w:color w:val="0000FF"/>
      <w:u w:val="single"/>
      <w:lang w:val="es-ES" w:eastAsia="es-ES" w:bidi="es-ES"/>
    </w:rPr>
  </w:style>
  <w:style w:type="character" w:customStyle="1" w:styleId="EnlacedeInternetyavisitado">
    <w:name w:val="Enlace de Internet ya visitado"/>
    <w:rsid w:val="008D15F1"/>
    <w:rPr>
      <w:color w:val="800080"/>
      <w:u w:val="single"/>
      <w:lang w:val="es-ES" w:eastAsia="es-ES" w:bidi="es-ES"/>
    </w:rPr>
  </w:style>
  <w:style w:type="character" w:styleId="Nmerodepgina">
    <w:name w:val="page number"/>
    <w:basedOn w:val="Fuentedeprrafopredeter"/>
    <w:rsid w:val="008D15F1"/>
  </w:style>
  <w:style w:type="paragraph" w:customStyle="1" w:styleId="Tech">
    <w:name w:val="Tech"/>
    <w:basedOn w:val="Prrafo"/>
    <w:link w:val="TechCar"/>
    <w:rsid w:val="00E359F8"/>
    <w:rPr>
      <w:i/>
      <w:iCs/>
      <w:noProof/>
    </w:rPr>
  </w:style>
  <w:style w:type="character" w:customStyle="1" w:styleId="Muydestacado">
    <w:name w:val="Muy destacado"/>
    <w:rsid w:val="008D15F1"/>
    <w:rPr>
      <w:b/>
      <w:bCs/>
    </w:rPr>
  </w:style>
  <w:style w:type="character" w:customStyle="1" w:styleId="Destacado">
    <w:name w:val="Destacado"/>
    <w:rsid w:val="008D15F1"/>
    <w:rPr>
      <w:i/>
      <w:iCs/>
    </w:rPr>
  </w:style>
  <w:style w:type="character" w:customStyle="1" w:styleId="TechCar">
    <w:name w:val="Tech Car"/>
    <w:basedOn w:val="PrrafoCar"/>
    <w:link w:val="Tech"/>
    <w:rsid w:val="00E359F8"/>
    <w:rPr>
      <w:rFonts w:eastAsiaTheme="minorHAnsi"/>
      <w:i/>
      <w:iCs/>
      <w:noProof/>
      <w:lang w:eastAsia="en-US"/>
    </w:rPr>
  </w:style>
  <w:style w:type="character" w:customStyle="1" w:styleId="Vietas">
    <w:name w:val="Viñetas"/>
    <w:rsid w:val="008D15F1"/>
    <w:rPr>
      <w:rFonts w:ascii="OpenSymbol" w:eastAsia="OpenSymbol" w:hAnsi="OpenSymbol" w:cs="OpenSymbol"/>
    </w:rPr>
  </w:style>
  <w:style w:type="character" w:customStyle="1" w:styleId="ListLabel1">
    <w:name w:val="ListLabel 1"/>
    <w:rsid w:val="008D15F1"/>
    <w:rPr>
      <w:rFonts w:cs="Symbol"/>
    </w:rPr>
  </w:style>
  <w:style w:type="character" w:customStyle="1" w:styleId="ListLabel2">
    <w:name w:val="ListLabel 2"/>
    <w:rsid w:val="008D15F1"/>
    <w:rPr>
      <w:rFonts w:cs="Courier New"/>
    </w:rPr>
  </w:style>
  <w:style w:type="character" w:customStyle="1" w:styleId="ListLabel3">
    <w:name w:val="ListLabel 3"/>
    <w:rsid w:val="008D15F1"/>
    <w:rPr>
      <w:rFonts w:cs="Wingdings"/>
    </w:rPr>
  </w:style>
  <w:style w:type="character" w:customStyle="1" w:styleId="ListLabel4">
    <w:name w:val="ListLabel 4"/>
    <w:rsid w:val="008D15F1"/>
    <w:rPr>
      <w:rFonts w:cs="Wingdings"/>
      <w:sz w:val="16"/>
    </w:rPr>
  </w:style>
  <w:style w:type="character" w:customStyle="1" w:styleId="ListLabel5">
    <w:name w:val="ListLabel 5"/>
    <w:rsid w:val="008D15F1"/>
    <w:rPr>
      <w:rFonts w:cs="Symbol"/>
      <w:color w:val="000080"/>
    </w:rPr>
  </w:style>
  <w:style w:type="character" w:customStyle="1" w:styleId="ListLabel6">
    <w:name w:val="ListLabel 6"/>
    <w:rsid w:val="008D15F1"/>
    <w:rPr>
      <w:rFonts w:cs="Symbol"/>
    </w:rPr>
  </w:style>
  <w:style w:type="character" w:customStyle="1" w:styleId="ListLabel7">
    <w:name w:val="ListLabel 7"/>
    <w:rsid w:val="008D15F1"/>
    <w:rPr>
      <w:rFonts w:cs="Courier New"/>
    </w:rPr>
  </w:style>
  <w:style w:type="character" w:customStyle="1" w:styleId="ListLabel8">
    <w:name w:val="ListLabel 8"/>
    <w:rsid w:val="008D15F1"/>
    <w:rPr>
      <w:rFonts w:cs="Wingdings"/>
    </w:rPr>
  </w:style>
  <w:style w:type="character" w:customStyle="1" w:styleId="ListLabel9">
    <w:name w:val="ListLabel 9"/>
    <w:rsid w:val="008D15F1"/>
    <w:rPr>
      <w:rFonts w:cs="Wingdings"/>
      <w:sz w:val="16"/>
    </w:rPr>
  </w:style>
  <w:style w:type="character" w:customStyle="1" w:styleId="ListLabel10">
    <w:name w:val="ListLabel 10"/>
    <w:rsid w:val="008D15F1"/>
    <w:rPr>
      <w:rFonts w:cs="Symbol"/>
    </w:rPr>
  </w:style>
  <w:style w:type="character" w:customStyle="1" w:styleId="ListLabel11">
    <w:name w:val="ListLabel 11"/>
    <w:rsid w:val="008D15F1"/>
    <w:rPr>
      <w:rFonts w:cs="Courier New"/>
    </w:rPr>
  </w:style>
  <w:style w:type="character" w:customStyle="1" w:styleId="ListLabel12">
    <w:name w:val="ListLabel 12"/>
    <w:rsid w:val="008D15F1"/>
    <w:rPr>
      <w:rFonts w:cs="Wingdings"/>
    </w:rPr>
  </w:style>
  <w:style w:type="character" w:customStyle="1" w:styleId="ListLabel13">
    <w:name w:val="ListLabel 13"/>
    <w:rsid w:val="008D15F1"/>
    <w:rPr>
      <w:rFonts w:cs="Wingdings"/>
      <w:sz w:val="16"/>
    </w:rPr>
  </w:style>
  <w:style w:type="character" w:customStyle="1" w:styleId="ListLabel14">
    <w:name w:val="ListLabel 14"/>
    <w:rsid w:val="008D15F1"/>
    <w:rPr>
      <w:rFonts w:cs="Symbol"/>
    </w:rPr>
  </w:style>
  <w:style w:type="character" w:customStyle="1" w:styleId="ListLabel15">
    <w:name w:val="ListLabel 15"/>
    <w:rsid w:val="008D15F1"/>
    <w:rPr>
      <w:rFonts w:cs="Courier New"/>
    </w:rPr>
  </w:style>
  <w:style w:type="character" w:customStyle="1" w:styleId="ListLabel16">
    <w:name w:val="ListLabel 16"/>
    <w:rsid w:val="008D15F1"/>
    <w:rPr>
      <w:rFonts w:cs="Wingdings"/>
    </w:rPr>
  </w:style>
  <w:style w:type="character" w:customStyle="1" w:styleId="ListLabel17">
    <w:name w:val="ListLabel 17"/>
    <w:rsid w:val="008D15F1"/>
    <w:rPr>
      <w:rFonts w:cs="Wingdings"/>
      <w:sz w:val="16"/>
    </w:rPr>
  </w:style>
  <w:style w:type="character" w:customStyle="1" w:styleId="ListLabel18">
    <w:name w:val="ListLabel 18"/>
    <w:rsid w:val="008D15F1"/>
    <w:rPr>
      <w:rFonts w:cs="OpenSymbol"/>
    </w:rPr>
  </w:style>
  <w:style w:type="character" w:customStyle="1" w:styleId="ListLabel19">
    <w:name w:val="ListLabel 19"/>
    <w:rsid w:val="008D15F1"/>
    <w:rPr>
      <w:rFonts w:cs="Symbol"/>
    </w:rPr>
  </w:style>
  <w:style w:type="character" w:customStyle="1" w:styleId="ListLabel20">
    <w:name w:val="ListLabel 20"/>
    <w:rsid w:val="008D15F1"/>
    <w:rPr>
      <w:rFonts w:cs="Courier New"/>
    </w:rPr>
  </w:style>
  <w:style w:type="character" w:customStyle="1" w:styleId="ListLabel21">
    <w:name w:val="ListLabel 21"/>
    <w:rsid w:val="008D15F1"/>
    <w:rPr>
      <w:rFonts w:cs="Wingdings"/>
    </w:rPr>
  </w:style>
  <w:style w:type="character" w:customStyle="1" w:styleId="ListLabel22">
    <w:name w:val="ListLabel 22"/>
    <w:rsid w:val="008D15F1"/>
    <w:rPr>
      <w:rFonts w:cs="Wingdings"/>
      <w:sz w:val="16"/>
    </w:rPr>
  </w:style>
  <w:style w:type="character" w:customStyle="1" w:styleId="ListLabel23">
    <w:name w:val="ListLabel 23"/>
    <w:rsid w:val="008D15F1"/>
    <w:rPr>
      <w:rFonts w:cs="OpenSymbol"/>
    </w:rPr>
  </w:style>
  <w:style w:type="character" w:customStyle="1" w:styleId="ListLabel24">
    <w:name w:val="ListLabel 24"/>
    <w:rsid w:val="008D15F1"/>
    <w:rPr>
      <w:rFonts w:cs="Symbol"/>
    </w:rPr>
  </w:style>
  <w:style w:type="character" w:customStyle="1" w:styleId="ListLabel25">
    <w:name w:val="ListLabel 25"/>
    <w:rsid w:val="008D15F1"/>
    <w:rPr>
      <w:rFonts w:cs="Courier New"/>
    </w:rPr>
  </w:style>
  <w:style w:type="character" w:customStyle="1" w:styleId="ListLabel26">
    <w:name w:val="ListLabel 26"/>
    <w:rsid w:val="008D15F1"/>
    <w:rPr>
      <w:rFonts w:cs="Wingdings"/>
    </w:rPr>
  </w:style>
  <w:style w:type="character" w:customStyle="1" w:styleId="ListLabel27">
    <w:name w:val="ListLabel 27"/>
    <w:rsid w:val="008D15F1"/>
    <w:rPr>
      <w:rFonts w:cs="Wingdings"/>
      <w:sz w:val="16"/>
    </w:rPr>
  </w:style>
  <w:style w:type="character" w:customStyle="1" w:styleId="ListLabel28">
    <w:name w:val="ListLabel 28"/>
    <w:rsid w:val="008D15F1"/>
    <w:rPr>
      <w:rFonts w:cs="OpenSymbol"/>
    </w:rPr>
  </w:style>
  <w:style w:type="paragraph" w:styleId="Encabezado">
    <w:name w:val="header"/>
    <w:basedOn w:val="Predeterminado"/>
    <w:next w:val="Cuerpodetexto"/>
    <w:rsid w:val="008D15F1"/>
    <w:pPr>
      <w:keepNext/>
      <w:spacing w:before="240"/>
      <w:jc w:val="center"/>
    </w:pPr>
    <w:rPr>
      <w:rFonts w:ascii="Arial" w:eastAsia="WenQuanYi Micro Hei" w:hAnsi="Arial" w:cs="Arial"/>
      <w:b/>
      <w:sz w:val="32"/>
      <w:szCs w:val="28"/>
    </w:rPr>
  </w:style>
  <w:style w:type="paragraph" w:customStyle="1" w:styleId="Cuerpodetexto">
    <w:name w:val="Cuerpo de texto"/>
    <w:basedOn w:val="Predeterminado"/>
    <w:link w:val="CuerpodetextoCar"/>
    <w:rsid w:val="008D15F1"/>
    <w:pPr>
      <w:spacing w:before="0"/>
    </w:pPr>
    <w:rPr>
      <w:color w:val="000000"/>
    </w:rPr>
  </w:style>
  <w:style w:type="paragraph" w:styleId="Lista">
    <w:name w:val="List"/>
    <w:basedOn w:val="Cuerpodetexto"/>
    <w:rsid w:val="008D15F1"/>
    <w:rPr>
      <w:rFonts w:cs="Lohit Hindi"/>
    </w:rPr>
  </w:style>
  <w:style w:type="paragraph" w:customStyle="1" w:styleId="Etiqueta">
    <w:name w:val="Etiqueta"/>
    <w:basedOn w:val="Predeterminado"/>
    <w:rsid w:val="008D15F1"/>
    <w:pPr>
      <w:suppressLineNumbers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rsid w:val="008D15F1"/>
    <w:pPr>
      <w:suppressLineNumbers/>
    </w:pPr>
    <w:rPr>
      <w:rFonts w:cs="Lohit Hindi"/>
    </w:rPr>
  </w:style>
  <w:style w:type="paragraph" w:customStyle="1" w:styleId="Bullet1">
    <w:name w:val="Bullet 1"/>
    <w:basedOn w:val="Predeterminado"/>
    <w:rsid w:val="008D15F1"/>
    <w:rPr>
      <w:rFonts w:ascii="Arial" w:hAnsi="Arial" w:cs="Arial"/>
    </w:rPr>
  </w:style>
  <w:style w:type="paragraph" w:customStyle="1" w:styleId="GuinNmero">
    <w:name w:val="Guión Número"/>
    <w:basedOn w:val="Predeterminado"/>
    <w:rsid w:val="008D15F1"/>
    <w:pPr>
      <w:ind w:left="991" w:hanging="283"/>
    </w:pPr>
  </w:style>
  <w:style w:type="paragraph" w:customStyle="1" w:styleId="GuinRedondo">
    <w:name w:val="Guión Redondo"/>
    <w:basedOn w:val="Predeterminado"/>
    <w:rsid w:val="008D15F1"/>
    <w:pPr>
      <w:tabs>
        <w:tab w:val="left" w:pos="8544"/>
      </w:tabs>
      <w:ind w:left="1068"/>
    </w:pPr>
  </w:style>
  <w:style w:type="paragraph" w:styleId="Piedepgina">
    <w:name w:val="footer"/>
    <w:basedOn w:val="Predeterminado"/>
    <w:link w:val="PiedepginaCar"/>
    <w:rsid w:val="00A40686"/>
    <w:pPr>
      <w:suppressLineNumbers/>
      <w:tabs>
        <w:tab w:val="clear" w:pos="708"/>
        <w:tab w:val="right" w:pos="9070"/>
      </w:tabs>
      <w:jc w:val="left"/>
    </w:pPr>
    <w:rPr>
      <w:rFonts w:asciiTheme="minorHAnsi" w:eastAsia="Roboto" w:hAnsiTheme="minorHAnsi" w:cstheme="minorHAnsi"/>
    </w:rPr>
  </w:style>
  <w:style w:type="paragraph" w:customStyle="1" w:styleId="Preformatted">
    <w:name w:val="Preformatted"/>
    <w:basedOn w:val="Predeterminado"/>
    <w:rsid w:val="008D15F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  <w:jc w:val="left"/>
    </w:pPr>
    <w:rPr>
      <w:rFonts w:ascii="Courier New" w:hAnsi="Courier New" w:cs="Courier New"/>
    </w:rPr>
  </w:style>
  <w:style w:type="paragraph" w:customStyle="1" w:styleId="Encabezamiento">
    <w:name w:val="Encabezamiento"/>
    <w:basedOn w:val="Predeterminado"/>
    <w:rsid w:val="008D15F1"/>
    <w:pPr>
      <w:suppressLineNumbers/>
      <w:tabs>
        <w:tab w:val="center" w:pos="4252"/>
        <w:tab w:val="right" w:pos="8504"/>
      </w:tabs>
    </w:pPr>
  </w:style>
  <w:style w:type="paragraph" w:customStyle="1" w:styleId="Bullet">
    <w:name w:val="Bullet"/>
    <w:basedOn w:val="Cuerpodetexto"/>
    <w:rsid w:val="008D15F1"/>
    <w:pPr>
      <w:tabs>
        <w:tab w:val="left" w:pos="1188"/>
      </w:tabs>
      <w:spacing w:before="60"/>
      <w:ind w:left="144" w:hanging="144"/>
      <w:jc w:val="left"/>
    </w:pPr>
    <w:rPr>
      <w:rFonts w:ascii="Arial" w:hAnsi="Arial" w:cs="Arial"/>
      <w:color w:val="00000A"/>
    </w:rPr>
  </w:style>
  <w:style w:type="paragraph" w:styleId="Mapadeldocumento">
    <w:name w:val="Document Map"/>
    <w:basedOn w:val="Predeterminado"/>
    <w:rsid w:val="008D15F1"/>
    <w:pPr>
      <w:shd w:val="clear" w:color="auto" w:fill="000080"/>
    </w:pPr>
    <w:rPr>
      <w:rFonts w:ascii="Tahoma" w:hAnsi="Tahoma" w:cs="Tahoma"/>
    </w:rPr>
  </w:style>
  <w:style w:type="paragraph" w:styleId="ndice1">
    <w:name w:val="index 1"/>
    <w:basedOn w:val="Predeterminado"/>
    <w:uiPriority w:val="99"/>
    <w:rsid w:val="008D15F1"/>
    <w:pPr>
      <w:tabs>
        <w:tab w:val="clear" w:pos="708"/>
      </w:tabs>
      <w:suppressAutoHyphens w:val="0"/>
      <w:spacing w:before="0" w:after="0"/>
      <w:ind w:left="2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2">
    <w:name w:val="index 2"/>
    <w:basedOn w:val="Predeterminado"/>
    <w:rsid w:val="008D15F1"/>
    <w:pPr>
      <w:tabs>
        <w:tab w:val="clear" w:pos="708"/>
      </w:tabs>
      <w:suppressAutoHyphens w:val="0"/>
      <w:spacing w:before="0" w:after="0"/>
      <w:ind w:left="4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3">
    <w:name w:val="index 3"/>
    <w:basedOn w:val="Predeterminado"/>
    <w:rsid w:val="008D15F1"/>
    <w:pPr>
      <w:tabs>
        <w:tab w:val="clear" w:pos="708"/>
      </w:tabs>
      <w:suppressAutoHyphens w:val="0"/>
      <w:spacing w:before="0" w:after="0"/>
      <w:ind w:left="6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4">
    <w:name w:val="index 4"/>
    <w:basedOn w:val="Predeterminado"/>
    <w:rsid w:val="008D15F1"/>
    <w:pPr>
      <w:tabs>
        <w:tab w:val="clear" w:pos="708"/>
      </w:tabs>
      <w:suppressAutoHyphens w:val="0"/>
      <w:spacing w:before="0" w:after="0"/>
      <w:ind w:left="8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5">
    <w:name w:val="index 5"/>
    <w:basedOn w:val="Predeterminado"/>
    <w:rsid w:val="008D15F1"/>
    <w:pPr>
      <w:tabs>
        <w:tab w:val="clear" w:pos="708"/>
      </w:tabs>
      <w:suppressAutoHyphens w:val="0"/>
      <w:spacing w:before="0" w:after="0"/>
      <w:ind w:left="110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6">
    <w:name w:val="index 6"/>
    <w:basedOn w:val="Predeterminado"/>
    <w:rsid w:val="008D15F1"/>
    <w:pPr>
      <w:tabs>
        <w:tab w:val="clear" w:pos="708"/>
      </w:tabs>
      <w:suppressAutoHyphens w:val="0"/>
      <w:spacing w:before="0" w:after="0"/>
      <w:ind w:left="132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7">
    <w:name w:val="index 7"/>
    <w:basedOn w:val="Predeterminado"/>
    <w:rsid w:val="008D15F1"/>
    <w:pPr>
      <w:tabs>
        <w:tab w:val="clear" w:pos="708"/>
      </w:tabs>
      <w:suppressAutoHyphens w:val="0"/>
      <w:spacing w:before="0" w:after="0"/>
      <w:ind w:left="154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8">
    <w:name w:val="index 8"/>
    <w:basedOn w:val="Predeterminado"/>
    <w:rsid w:val="008D15F1"/>
    <w:pPr>
      <w:tabs>
        <w:tab w:val="clear" w:pos="708"/>
      </w:tabs>
      <w:suppressAutoHyphens w:val="0"/>
      <w:spacing w:before="0" w:after="0"/>
      <w:ind w:left="176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ndice9">
    <w:name w:val="index 9"/>
    <w:basedOn w:val="Predeterminado"/>
    <w:rsid w:val="008D15F1"/>
    <w:pPr>
      <w:tabs>
        <w:tab w:val="clear" w:pos="708"/>
      </w:tabs>
      <w:suppressAutoHyphens w:val="0"/>
      <w:spacing w:before="0" w:after="0"/>
      <w:ind w:left="1980" w:hanging="220"/>
      <w:jc w:val="left"/>
    </w:pPr>
    <w:rPr>
      <w:rFonts w:asciiTheme="minorHAnsi" w:eastAsiaTheme="minorEastAsia" w:hAnsiTheme="minorHAnsi" w:cstheme="minorBidi"/>
      <w:color w:val="auto"/>
      <w:lang w:eastAsia="es-ES"/>
    </w:rPr>
  </w:style>
  <w:style w:type="paragraph" w:styleId="Listaconvietas">
    <w:name w:val="List Bullet"/>
    <w:basedOn w:val="Cuerpodetexto"/>
    <w:rsid w:val="008D15F1"/>
    <w:pPr>
      <w:spacing w:before="140" w:after="0"/>
      <w:jc w:val="left"/>
    </w:pPr>
    <w:rPr>
      <w:rFonts w:ascii="Arial" w:hAnsi="Arial" w:cs="Arial"/>
      <w:b/>
    </w:rPr>
  </w:style>
  <w:style w:type="paragraph" w:styleId="Listaconvietas2">
    <w:name w:val="List Bullet 2"/>
    <w:basedOn w:val="Cuerpodetexto"/>
    <w:rsid w:val="008D15F1"/>
    <w:pPr>
      <w:tabs>
        <w:tab w:val="left" w:pos="11160"/>
      </w:tabs>
      <w:spacing w:before="140" w:after="0"/>
      <w:ind w:left="1440"/>
      <w:jc w:val="left"/>
    </w:pPr>
    <w:rPr>
      <w:rFonts w:ascii="Arial" w:hAnsi="Arial" w:cs="Arial"/>
      <w:color w:val="00000A"/>
    </w:rPr>
  </w:style>
  <w:style w:type="paragraph" w:styleId="Listaconvietas3">
    <w:name w:val="List Bullet 3"/>
    <w:basedOn w:val="Cuerpodetexto"/>
    <w:rsid w:val="008D15F1"/>
    <w:pPr>
      <w:tabs>
        <w:tab w:val="left" w:pos="13320"/>
      </w:tabs>
      <w:spacing w:before="60" w:after="0"/>
      <w:ind w:left="1800"/>
      <w:jc w:val="left"/>
    </w:pPr>
    <w:rPr>
      <w:rFonts w:ascii="Arial" w:hAnsi="Arial" w:cs="Arial"/>
      <w:color w:val="00000A"/>
    </w:rPr>
  </w:style>
  <w:style w:type="paragraph" w:customStyle="1" w:styleId="TBD">
    <w:name w:val="TBD"/>
    <w:basedOn w:val="Cuerpodetexto"/>
    <w:rsid w:val="008D15F1"/>
    <w:pPr>
      <w:spacing w:before="240" w:after="0"/>
      <w:jc w:val="left"/>
    </w:pPr>
    <w:rPr>
      <w:rFonts w:ascii="Courier New" w:hAnsi="Courier New" w:cs="Courier New"/>
      <w:color w:val="00000A"/>
    </w:rPr>
  </w:style>
  <w:style w:type="paragraph" w:customStyle="1" w:styleId="Idea">
    <w:name w:val="Idea"/>
    <w:basedOn w:val="Predeterminado"/>
    <w:rsid w:val="008D15F1"/>
    <w:pPr>
      <w:spacing w:before="0" w:after="0"/>
      <w:jc w:val="left"/>
    </w:pPr>
    <w:rPr>
      <w:rFonts w:ascii="Arial" w:hAnsi="Arial" w:cs="Arial"/>
    </w:rPr>
  </w:style>
  <w:style w:type="paragraph" w:styleId="Continuarlista">
    <w:name w:val="List Continue"/>
    <w:basedOn w:val="Listaconvietas"/>
    <w:rsid w:val="008D15F1"/>
    <w:pPr>
      <w:ind w:left="1080"/>
    </w:pPr>
  </w:style>
  <w:style w:type="paragraph" w:styleId="Continuarlista2">
    <w:name w:val="List Continue 2"/>
    <w:basedOn w:val="Listaconvietas2"/>
    <w:rsid w:val="008D15F1"/>
  </w:style>
  <w:style w:type="paragraph" w:styleId="Continuarlista3">
    <w:name w:val="List Continue 3"/>
    <w:basedOn w:val="Listaconvietas3"/>
    <w:rsid w:val="008D15F1"/>
  </w:style>
  <w:style w:type="paragraph" w:customStyle="1" w:styleId="TableCellText">
    <w:name w:val="Table Cell Text"/>
    <w:basedOn w:val="Predeterminado"/>
    <w:rsid w:val="008D15F1"/>
    <w:pPr>
      <w:spacing w:before="40" w:after="40"/>
      <w:jc w:val="left"/>
    </w:pPr>
    <w:rPr>
      <w:rFonts w:ascii="Arial" w:hAnsi="Arial" w:cs="Arial"/>
      <w:sz w:val="18"/>
    </w:rPr>
  </w:style>
  <w:style w:type="paragraph" w:customStyle="1" w:styleId="TableList">
    <w:name w:val="TableList"/>
    <w:basedOn w:val="TableCellText"/>
    <w:rsid w:val="008D15F1"/>
    <w:pPr>
      <w:tabs>
        <w:tab w:val="left" w:pos="180"/>
      </w:tabs>
    </w:pPr>
  </w:style>
  <w:style w:type="paragraph" w:styleId="Listaconnmeros">
    <w:name w:val="List Number"/>
    <w:basedOn w:val="Predeterminado"/>
    <w:rsid w:val="008D15F1"/>
    <w:pPr>
      <w:tabs>
        <w:tab w:val="left" w:pos="8640"/>
      </w:tabs>
      <w:spacing w:before="140" w:after="0"/>
      <w:ind w:left="1080"/>
      <w:jc w:val="left"/>
    </w:pPr>
    <w:rPr>
      <w:rFonts w:ascii="Arial" w:hAnsi="Arial" w:cs="Arial"/>
    </w:rPr>
  </w:style>
  <w:style w:type="paragraph" w:styleId="Listaconnmeros2">
    <w:name w:val="List Number 2"/>
    <w:basedOn w:val="Predeterminado"/>
    <w:rsid w:val="008D15F1"/>
    <w:pPr>
      <w:tabs>
        <w:tab w:val="left" w:pos="11520"/>
      </w:tabs>
      <w:spacing w:before="140" w:after="0"/>
      <w:ind w:left="1440"/>
      <w:jc w:val="left"/>
    </w:pPr>
    <w:rPr>
      <w:rFonts w:ascii="Arial" w:hAnsi="Arial" w:cs="Arial"/>
    </w:rPr>
  </w:style>
  <w:style w:type="paragraph" w:styleId="Listaconnmeros3">
    <w:name w:val="List Number 3"/>
    <w:basedOn w:val="Predeterminado"/>
    <w:rsid w:val="008D15F1"/>
    <w:pPr>
      <w:tabs>
        <w:tab w:val="left" w:pos="14400"/>
      </w:tabs>
      <w:spacing w:before="60" w:after="0"/>
      <w:ind w:left="1800"/>
      <w:jc w:val="left"/>
    </w:pPr>
    <w:rPr>
      <w:rFonts w:ascii="Arial" w:hAnsi="Arial" w:cs="Arial"/>
    </w:rPr>
  </w:style>
  <w:style w:type="paragraph" w:customStyle="1" w:styleId="ListBulletCompressed">
    <w:name w:val="List Bullet Compressed"/>
    <w:basedOn w:val="Listaconvietas"/>
    <w:rsid w:val="008D15F1"/>
    <w:pPr>
      <w:spacing w:before="0"/>
    </w:pPr>
  </w:style>
  <w:style w:type="paragraph" w:customStyle="1" w:styleId="TitleCover">
    <w:name w:val="Title Cover"/>
    <w:basedOn w:val="Predeterminado"/>
    <w:rsid w:val="008D15F1"/>
    <w:pPr>
      <w:keepNext/>
      <w:keepLines/>
      <w:tabs>
        <w:tab w:val="left" w:pos="0"/>
      </w:tabs>
      <w:spacing w:before="240" w:after="360" w:line="640" w:lineRule="exact"/>
      <w:jc w:val="right"/>
    </w:pPr>
    <w:rPr>
      <w:rFonts w:ascii="Arial" w:hAnsi="Arial" w:cs="Arial"/>
      <w:b/>
      <w:caps/>
      <w:sz w:val="48"/>
    </w:rPr>
  </w:style>
  <w:style w:type="paragraph" w:customStyle="1" w:styleId="SubtitleCover">
    <w:name w:val="Subtitle Cover"/>
    <w:basedOn w:val="TitleCover"/>
    <w:rsid w:val="008D15F1"/>
    <w:pPr>
      <w:spacing w:before="0" w:after="0" w:line="480" w:lineRule="atLeast"/>
    </w:pPr>
    <w:rPr>
      <w:b w:val="0"/>
      <w:sz w:val="36"/>
    </w:rPr>
  </w:style>
  <w:style w:type="paragraph" w:customStyle="1" w:styleId="CompanyNameCover">
    <w:name w:val="Company Name Cover"/>
    <w:basedOn w:val="Predeterminado"/>
    <w:rsid w:val="008D15F1"/>
    <w:pPr>
      <w:spacing w:before="0" w:after="0"/>
      <w:jc w:val="right"/>
    </w:pPr>
    <w:rPr>
      <w:rFonts w:ascii="Arial" w:hAnsi="Arial" w:cs="Arial"/>
    </w:rPr>
  </w:style>
  <w:style w:type="paragraph" w:customStyle="1" w:styleId="TableHeader">
    <w:name w:val="Table Header"/>
    <w:basedOn w:val="TableCellText"/>
    <w:rsid w:val="008D15F1"/>
    <w:pPr>
      <w:keepNext/>
    </w:pPr>
    <w:rPr>
      <w:b/>
    </w:rPr>
  </w:style>
  <w:style w:type="paragraph" w:customStyle="1" w:styleId="Blockquote">
    <w:name w:val="Blockquote"/>
    <w:basedOn w:val="Predeterminado"/>
    <w:rsid w:val="008D15F1"/>
    <w:pPr>
      <w:spacing w:before="100" w:after="100"/>
      <w:ind w:left="360" w:right="360"/>
      <w:jc w:val="left"/>
    </w:pPr>
    <w:rPr>
      <w:rFonts w:ascii="Times New Roman" w:hAnsi="Times New Roman" w:cs="Times New Roman"/>
      <w:sz w:val="24"/>
    </w:rPr>
  </w:style>
  <w:style w:type="paragraph" w:customStyle="1" w:styleId="TablaTtulo">
    <w:name w:val="Tabla Título"/>
    <w:basedOn w:val="Predeterminado"/>
    <w:rsid w:val="008D15F1"/>
    <w:pPr>
      <w:jc w:val="center"/>
    </w:pPr>
    <w:rPr>
      <w:b/>
      <w:color w:val="FFFFFF"/>
      <w:sz w:val="16"/>
    </w:rPr>
  </w:style>
  <w:style w:type="paragraph" w:customStyle="1" w:styleId="Tabla">
    <w:name w:val="Tabla"/>
    <w:basedOn w:val="Predeterminado"/>
    <w:rsid w:val="008D15F1"/>
    <w:rPr>
      <w:sz w:val="16"/>
    </w:rPr>
  </w:style>
  <w:style w:type="paragraph" w:customStyle="1" w:styleId="Cuerpodetextoconsangra">
    <w:name w:val="Cuerpo de texto con sangría"/>
    <w:basedOn w:val="Predeterminado"/>
    <w:rsid w:val="008D15F1"/>
    <w:pPr>
      <w:ind w:firstLine="708"/>
    </w:pPr>
  </w:style>
  <w:style w:type="paragraph" w:styleId="Sangra2detindependiente">
    <w:name w:val="Body Text Indent 2"/>
    <w:basedOn w:val="Predeterminado"/>
    <w:rsid w:val="008D15F1"/>
    <w:pPr>
      <w:ind w:left="360" w:firstLine="348"/>
    </w:pPr>
    <w:rPr>
      <w:rFonts w:ascii="Arial" w:hAnsi="Arial" w:cs="Arial"/>
    </w:rPr>
  </w:style>
  <w:style w:type="paragraph" w:styleId="Textodebloque">
    <w:name w:val="Block Text"/>
    <w:basedOn w:val="Predeterminado"/>
    <w:rsid w:val="008D15F1"/>
    <w:pPr>
      <w:widowControl w:val="0"/>
      <w:tabs>
        <w:tab w:val="left" w:pos="5600"/>
        <w:tab w:val="left" w:pos="6160"/>
        <w:tab w:val="left" w:pos="6720"/>
        <w:tab w:val="left" w:pos="7280"/>
        <w:tab w:val="left" w:pos="7840"/>
        <w:tab w:val="left" w:pos="8400"/>
        <w:tab w:val="left" w:pos="8960"/>
        <w:tab w:val="left" w:pos="9520"/>
        <w:tab w:val="left" w:pos="10080"/>
        <w:tab w:val="left" w:pos="10640"/>
        <w:tab w:val="left" w:pos="11200"/>
        <w:tab w:val="left" w:pos="11760"/>
      </w:tabs>
      <w:ind w:left="720" w:right="-284"/>
      <w:jc w:val="left"/>
    </w:pPr>
    <w:rPr>
      <w:rFonts w:ascii="Arial" w:hAnsi="Arial" w:cs="Arial"/>
      <w:color w:val="000000"/>
      <w:sz w:val="22"/>
    </w:rPr>
  </w:style>
  <w:style w:type="paragraph" w:styleId="Sangra3detindependiente">
    <w:name w:val="Body Text Indent 3"/>
    <w:basedOn w:val="Predeterminado"/>
    <w:rsid w:val="008D15F1"/>
    <w:pPr>
      <w:spacing w:before="0" w:after="0"/>
      <w:ind w:left="426"/>
      <w:jc w:val="left"/>
    </w:pPr>
    <w:rPr>
      <w:color w:val="000000"/>
      <w:sz w:val="22"/>
      <w:szCs w:val="16"/>
    </w:rPr>
  </w:style>
  <w:style w:type="paragraph" w:styleId="Textoindependiente2">
    <w:name w:val="Body Text 2"/>
    <w:basedOn w:val="Predeterminado"/>
    <w:rsid w:val="008D15F1"/>
    <w:pPr>
      <w:spacing w:before="0" w:after="0"/>
      <w:jc w:val="left"/>
    </w:pPr>
    <w:rPr>
      <w:sz w:val="22"/>
    </w:rPr>
  </w:style>
  <w:style w:type="paragraph" w:styleId="Textoindependiente3">
    <w:name w:val="Body Text 3"/>
    <w:basedOn w:val="Predeterminado"/>
    <w:rsid w:val="008D15F1"/>
    <w:pPr>
      <w:spacing w:before="0" w:after="0"/>
      <w:jc w:val="left"/>
    </w:pPr>
    <w:rPr>
      <w:color w:val="000000"/>
      <w:sz w:val="22"/>
      <w:szCs w:val="16"/>
    </w:rPr>
  </w:style>
  <w:style w:type="paragraph" w:styleId="Textodeglobo">
    <w:name w:val="Balloon Text"/>
    <w:basedOn w:val="Predeterminado"/>
    <w:rsid w:val="008D15F1"/>
    <w:rPr>
      <w:rFonts w:ascii="Lucida Grande;Courier New" w:hAnsi="Lucida Grande;Courier New" w:cs="Lucida Grande;Courier New"/>
      <w:sz w:val="18"/>
      <w:szCs w:val="18"/>
    </w:rPr>
  </w:style>
  <w:style w:type="paragraph" w:styleId="Descripcin">
    <w:name w:val="caption"/>
    <w:basedOn w:val="Predeterminado"/>
    <w:rsid w:val="008D15F1"/>
    <w:pPr>
      <w:jc w:val="center"/>
    </w:pPr>
    <w:rPr>
      <w:b/>
      <w:bCs/>
      <w:sz w:val="24"/>
      <w:u w:val="single"/>
    </w:rPr>
  </w:style>
  <w:style w:type="paragraph" w:styleId="Prrafodelista">
    <w:name w:val="List Paragraph"/>
    <w:basedOn w:val="Prrafo"/>
    <w:link w:val="PrrafodelistaCar"/>
    <w:uiPriority w:val="34"/>
    <w:rsid w:val="008D15F1"/>
    <w:pPr>
      <w:spacing w:before="0" w:after="0"/>
      <w:ind w:left="720"/>
      <w:jc w:val="left"/>
    </w:pPr>
  </w:style>
  <w:style w:type="paragraph" w:styleId="NormalWeb">
    <w:name w:val="Normal (Web)"/>
    <w:basedOn w:val="Predeterminado"/>
    <w:uiPriority w:val="99"/>
    <w:rsid w:val="008D15F1"/>
    <w:pPr>
      <w:spacing w:before="100" w:after="100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tenidodelatabla">
    <w:name w:val="Contenido de la tabla"/>
    <w:basedOn w:val="Predeterminado"/>
    <w:rsid w:val="008D15F1"/>
    <w:pPr>
      <w:suppressLineNumbers/>
    </w:pPr>
  </w:style>
  <w:style w:type="paragraph" w:customStyle="1" w:styleId="Encabezadodelatabla">
    <w:name w:val="Encabezado de la tabla"/>
    <w:basedOn w:val="Contenidodelatabla"/>
    <w:rsid w:val="008D15F1"/>
    <w:pPr>
      <w:jc w:val="center"/>
    </w:pPr>
    <w:rPr>
      <w:b/>
      <w:bCs/>
    </w:rPr>
  </w:style>
  <w:style w:type="character" w:customStyle="1" w:styleId="Ttulo2Car">
    <w:name w:val="Título 2 Car"/>
    <w:basedOn w:val="Fuentedeprrafopredeter"/>
    <w:link w:val="Ttulo2"/>
    <w:rsid w:val="000968EB"/>
    <w:rPr>
      <w:rFonts w:eastAsiaTheme="minorHAnsi" w:cs="Times New Roman"/>
      <w:b/>
      <w:noProof/>
      <w:color w:val="404040" w:themeColor="text1" w:themeTint="BF"/>
      <w:sz w:val="28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0968EB"/>
    <w:rPr>
      <w:rFonts w:eastAsiaTheme="majorEastAsia" w:cstheme="majorBidi"/>
      <w:b/>
      <w:bCs/>
      <w:color w:val="08BDBD"/>
      <w:sz w:val="32"/>
      <w:szCs w:val="28"/>
      <w:lang w:eastAsia="en-US"/>
    </w:rPr>
  </w:style>
  <w:style w:type="character" w:styleId="Hipervnculo">
    <w:name w:val="Hyperlink"/>
    <w:uiPriority w:val="99"/>
    <w:rsid w:val="008D15F1"/>
    <w:rPr>
      <w:color w:val="0000FF"/>
      <w:u w:val="single"/>
    </w:rPr>
  </w:style>
  <w:style w:type="paragraph" w:customStyle="1" w:styleId="Default">
    <w:name w:val="Default"/>
    <w:rsid w:val="008D15F1"/>
    <w:pPr>
      <w:autoSpaceDE w:val="0"/>
      <w:autoSpaceDN w:val="0"/>
      <w:adjustRightInd w:val="0"/>
      <w:spacing w:after="0" w:line="240" w:lineRule="auto"/>
    </w:pPr>
    <w:rPr>
      <w:rFonts w:ascii="Century Gothic" w:eastAsia="Times New Roman" w:hAnsi="Century Gothic" w:cs="Century Gothic"/>
      <w:color w:val="000000"/>
      <w:sz w:val="24"/>
      <w:szCs w:val="24"/>
    </w:rPr>
  </w:style>
  <w:style w:type="paragraph" w:styleId="Ttulodendice">
    <w:name w:val="index heading"/>
    <w:basedOn w:val="Normal"/>
    <w:next w:val="ndice1"/>
    <w:uiPriority w:val="99"/>
    <w:unhideWhenUsed/>
    <w:rsid w:val="008D15F1"/>
    <w:pPr>
      <w:spacing w:before="120" w:after="120"/>
    </w:pPr>
    <w:rPr>
      <w:b/>
      <w:bCs/>
      <w:i/>
      <w:iCs/>
    </w:rPr>
  </w:style>
  <w:style w:type="paragraph" w:styleId="TtuloTDC">
    <w:name w:val="TOC Heading"/>
    <w:basedOn w:val="Ttulo1"/>
    <w:next w:val="Normal"/>
    <w:uiPriority w:val="39"/>
    <w:unhideWhenUsed/>
    <w:rsid w:val="008D15F1"/>
    <w:pPr>
      <w:outlineLvl w:val="9"/>
    </w:pPr>
    <w:rPr>
      <w:b w:val="0"/>
      <w:bCs w:val="0"/>
    </w:rPr>
  </w:style>
  <w:style w:type="paragraph" w:styleId="TDC2">
    <w:name w:val="toc 2"/>
    <w:basedOn w:val="Normal"/>
    <w:next w:val="Normal"/>
    <w:autoRedefine/>
    <w:uiPriority w:val="39"/>
    <w:unhideWhenUsed/>
    <w:rsid w:val="00520855"/>
    <w:pPr>
      <w:tabs>
        <w:tab w:val="left" w:pos="284"/>
        <w:tab w:val="left" w:pos="880"/>
        <w:tab w:val="right" w:leader="dot" w:pos="9070"/>
      </w:tabs>
      <w:spacing w:after="40"/>
      <w:ind w:left="221"/>
    </w:pPr>
  </w:style>
  <w:style w:type="paragraph" w:styleId="Textoindependiente">
    <w:name w:val="Body Text"/>
    <w:basedOn w:val="Normal"/>
    <w:link w:val="TextoindependienteCar"/>
    <w:uiPriority w:val="99"/>
    <w:unhideWhenUsed/>
    <w:rsid w:val="008D15F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table" w:styleId="Tablaconcuadrcula">
    <w:name w:val="Table Grid"/>
    <w:basedOn w:val="Tablanormal"/>
    <w:uiPriority w:val="59"/>
    <w:rsid w:val="008D1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rsid w:val="008D15F1"/>
    <w:pPr>
      <w:numPr>
        <w:ilvl w:val="1"/>
      </w:numPr>
      <w:ind w:firstLine="709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D15F1"/>
    <w:rPr>
      <w:rFonts w:ascii="Roboto" w:eastAsia="Times New Roman" w:hAnsi="Roboto" w:cs="Verdana"/>
      <w:color w:val="5A5A5A" w:themeColor="text1" w:themeTint="A5"/>
      <w:spacing w:val="15"/>
      <w:sz w:val="20"/>
      <w:szCs w:val="20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734BFA"/>
    <w:pPr>
      <w:tabs>
        <w:tab w:val="left" w:leader="dot" w:pos="0"/>
        <w:tab w:val="left" w:pos="440"/>
        <w:tab w:val="right" w:leader="dot" w:pos="9070"/>
      </w:tabs>
      <w:spacing w:after="40"/>
    </w:pPr>
  </w:style>
  <w:style w:type="character" w:customStyle="1" w:styleId="Ttulo3Car">
    <w:name w:val="Título 3 Car"/>
    <w:basedOn w:val="Fuentedeprrafopredeter"/>
    <w:link w:val="Ttulo3"/>
    <w:uiPriority w:val="9"/>
    <w:rsid w:val="000968EB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8D15F1"/>
    <w:pPr>
      <w:tabs>
        <w:tab w:val="left" w:pos="442"/>
        <w:tab w:val="left" w:pos="1320"/>
        <w:tab w:val="right" w:leader="dot" w:pos="9070"/>
      </w:tabs>
      <w:spacing w:after="40"/>
      <w:ind w:left="442"/>
    </w:pPr>
  </w:style>
  <w:style w:type="character" w:customStyle="1" w:styleId="Traduccinalemn">
    <w:name w:val="Traducción alemán"/>
    <w:rsid w:val="008D15F1"/>
    <w:rPr>
      <w:rFonts w:ascii="Arial" w:hAnsi="Arial"/>
      <w:i/>
      <w:sz w:val="20"/>
      <w:vertAlign w:val="baseli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15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15F1"/>
    <w:rPr>
      <w:rFonts w:ascii="Courier New" w:eastAsia="Times New Roman" w:hAnsi="Courier New" w:cs="Courier New"/>
      <w:color w:val="000000"/>
      <w:sz w:val="20"/>
      <w:szCs w:val="20"/>
      <w:lang w:eastAsia="es-ES_tradnl"/>
    </w:rPr>
  </w:style>
  <w:style w:type="paragraph" w:styleId="Textonotapie">
    <w:name w:val="footnote text"/>
    <w:basedOn w:val="Normal"/>
    <w:link w:val="TextonotapieCar"/>
    <w:uiPriority w:val="99"/>
    <w:unhideWhenUsed/>
    <w:rsid w:val="008D15F1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15F1"/>
    <w:rPr>
      <w:rFonts w:ascii="Times New Roman" w:eastAsia="Times New Roman" w:hAnsi="Times New Roman" w:cs="Times New Roman"/>
      <w:color w:val="000000"/>
      <w:sz w:val="20"/>
      <w:szCs w:val="20"/>
      <w:lang w:eastAsia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8D15F1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rsid w:val="000968EB"/>
    <w:rPr>
      <w:rFonts w:eastAsiaTheme="majorEastAsia" w:cstheme="majorBidi"/>
      <w:b/>
      <w:bCs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rsid w:val="000968EB"/>
    <w:rPr>
      <w:rFonts w:eastAsiaTheme="minorHAnsi" w:cstheme="minorHAnsi"/>
      <w:b/>
      <w:iCs/>
      <w:sz w:val="24"/>
      <w:szCs w:val="24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0968EB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EB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E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E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Bullets">
    <w:name w:val="Bullets"/>
    <w:basedOn w:val="Prrafodelista"/>
    <w:link w:val="BulletsCar"/>
    <w:qFormat/>
    <w:rsid w:val="00A40686"/>
    <w:pPr>
      <w:numPr>
        <w:numId w:val="3"/>
      </w:numPr>
      <w:spacing w:after="120"/>
      <w:contextualSpacing/>
      <w:jc w:val="both"/>
    </w:pPr>
    <w:rPr>
      <w:rFonts w:cstheme="minorHAnsi"/>
      <w:lang w:eastAsia="es-ES_tradnl"/>
    </w:rPr>
  </w:style>
  <w:style w:type="character" w:customStyle="1" w:styleId="PredeterminadoCar">
    <w:name w:val="Predeterminado Car"/>
    <w:basedOn w:val="Fuentedeprrafopredeter"/>
    <w:link w:val="Predeterminado"/>
    <w:rsid w:val="008D15F1"/>
    <w:rPr>
      <w:rFonts w:ascii="Verdana" w:eastAsia="Times New Roman" w:hAnsi="Verdana" w:cs="Verdana"/>
      <w:color w:val="00000A"/>
      <w:sz w:val="20"/>
      <w:szCs w:val="20"/>
      <w:lang w:eastAsia="zh-CN"/>
    </w:rPr>
  </w:style>
  <w:style w:type="character" w:customStyle="1" w:styleId="PrrafodelistaCar">
    <w:name w:val="Párrafo de lista Car"/>
    <w:basedOn w:val="PredeterminadoCar"/>
    <w:link w:val="Prrafodelista"/>
    <w:uiPriority w:val="34"/>
    <w:rsid w:val="00B276C5"/>
    <w:rPr>
      <w:rFonts w:ascii="Verdana" w:eastAsiaTheme="minorHAnsi" w:hAnsi="Verdana" w:cs="Verdana"/>
      <w:color w:val="00000A"/>
      <w:sz w:val="20"/>
      <w:szCs w:val="20"/>
      <w:lang w:eastAsia="en-US"/>
    </w:rPr>
  </w:style>
  <w:style w:type="character" w:customStyle="1" w:styleId="BulletsCar">
    <w:name w:val="Bullets Car"/>
    <w:basedOn w:val="PrrafodelistaCar"/>
    <w:link w:val="Bullets"/>
    <w:rsid w:val="00A40686"/>
    <w:rPr>
      <w:rFonts w:ascii="Verdana" w:eastAsiaTheme="minorHAnsi" w:hAnsi="Verdana" w:cstheme="minorHAnsi"/>
      <w:color w:val="00000A"/>
      <w:sz w:val="20"/>
      <w:szCs w:val="20"/>
      <w:lang w:eastAsia="es-ES_tradnl"/>
    </w:rPr>
  </w:style>
  <w:style w:type="table" w:styleId="Tablaconcuadrcula1clara">
    <w:name w:val="Grid Table 1 Light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tulondice">
    <w:name w:val="Título índice"/>
    <w:basedOn w:val="Normal"/>
    <w:link w:val="TtulondiceCar"/>
    <w:rsid w:val="008D15F1"/>
    <w:pPr>
      <w:pBdr>
        <w:bottom w:val="single" w:sz="4" w:space="1" w:color="999999" w:themeColor="text1" w:themeTint="66"/>
      </w:pBdr>
    </w:pPr>
    <w:rPr>
      <w:b/>
      <w:bCs/>
      <w:sz w:val="28"/>
      <w:szCs w:val="28"/>
    </w:rPr>
  </w:style>
  <w:style w:type="character" w:customStyle="1" w:styleId="TtulondiceCar">
    <w:name w:val="Título índice Car"/>
    <w:basedOn w:val="Fuentedeprrafopredeter"/>
    <w:link w:val="Ttulondice"/>
    <w:rsid w:val="008D15F1"/>
    <w:rPr>
      <w:rFonts w:ascii="Roboto" w:eastAsia="Times New Roman" w:hAnsi="Roboto" w:cs="Verdana"/>
      <w:b/>
      <w:bCs/>
      <w:color w:val="000000"/>
      <w:sz w:val="28"/>
      <w:szCs w:val="28"/>
      <w:lang w:eastAsia="es-ES_tradnl"/>
    </w:rPr>
  </w:style>
  <w:style w:type="paragraph" w:styleId="Revisin">
    <w:name w:val="Revision"/>
    <w:hidden/>
    <w:uiPriority w:val="99"/>
    <w:semiHidden/>
    <w:rsid w:val="008D15F1"/>
    <w:pPr>
      <w:spacing w:after="0" w:line="240" w:lineRule="auto"/>
    </w:pPr>
    <w:rPr>
      <w:rFonts w:ascii="Roboto" w:eastAsia="Times New Roman" w:hAnsi="Roboto" w:cs="Verdana"/>
      <w:color w:val="000000"/>
      <w:sz w:val="20"/>
      <w:szCs w:val="20"/>
      <w:lang w:val="en-GB" w:eastAsia="zh-CN"/>
    </w:rPr>
  </w:style>
  <w:style w:type="character" w:styleId="Referenciaintensa">
    <w:name w:val="Intense Reference"/>
    <w:basedOn w:val="Fuentedeprrafopredeter"/>
    <w:uiPriority w:val="32"/>
    <w:rsid w:val="008D15F1"/>
    <w:rPr>
      <w:b/>
      <w:bCs/>
      <w:smallCaps/>
      <w:color w:val="4F81BD" w:themeColor="accent1"/>
      <w:spacing w:val="5"/>
    </w:rPr>
  </w:style>
  <w:style w:type="paragraph" w:customStyle="1" w:styleId="Requisitos">
    <w:name w:val="Requisitos"/>
    <w:basedOn w:val="Prrafodelista"/>
    <w:link w:val="RequisitosCar"/>
    <w:qFormat/>
    <w:rsid w:val="00281CE1"/>
    <w:pPr>
      <w:numPr>
        <w:numId w:val="2"/>
      </w:numPr>
      <w:tabs>
        <w:tab w:val="left" w:pos="567"/>
      </w:tabs>
      <w:spacing w:after="120"/>
      <w:ind w:left="567" w:hanging="567"/>
      <w:jc w:val="both"/>
    </w:pPr>
    <w:rPr>
      <w:rFonts w:cstheme="minorHAnsi"/>
    </w:rPr>
  </w:style>
  <w:style w:type="character" w:customStyle="1" w:styleId="RequisitosCar">
    <w:name w:val="Requisitos Car"/>
    <w:basedOn w:val="PrrafodelistaCar"/>
    <w:link w:val="Requisitos"/>
    <w:rsid w:val="00281CE1"/>
    <w:rPr>
      <w:rFonts w:ascii="Verdana" w:eastAsiaTheme="minorHAnsi" w:hAnsi="Verdana" w:cstheme="minorHAnsi"/>
      <w:color w:val="00000A"/>
      <w:sz w:val="20"/>
      <w:szCs w:val="20"/>
      <w:lang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8D15F1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D15F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15F1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15F1"/>
    <w:rPr>
      <w:rFonts w:ascii="Roboto" w:eastAsia="Times New Roman" w:hAnsi="Roboto" w:cs="Verdana"/>
      <w:color w:val="000000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D1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D15F1"/>
    <w:rPr>
      <w:rFonts w:ascii="Roboto" w:eastAsia="Times New Roman" w:hAnsi="Roboto" w:cs="Verdana"/>
      <w:b/>
      <w:bCs/>
      <w:color w:val="000000"/>
      <w:sz w:val="20"/>
      <w:szCs w:val="20"/>
      <w:lang w:eastAsia="es-ES_tradnl"/>
    </w:rPr>
  </w:style>
  <w:style w:type="paragraph" w:styleId="TDC4">
    <w:name w:val="toc 4"/>
    <w:basedOn w:val="Normal"/>
    <w:next w:val="Normal"/>
    <w:autoRedefine/>
    <w:uiPriority w:val="39"/>
    <w:unhideWhenUsed/>
    <w:rsid w:val="008D15F1"/>
    <w:pPr>
      <w:tabs>
        <w:tab w:val="left" w:pos="1418"/>
        <w:tab w:val="right" w:leader="dot" w:pos="9060"/>
      </w:tabs>
      <w:spacing w:after="60"/>
      <w:ind w:left="601"/>
    </w:pPr>
  </w:style>
  <w:style w:type="paragraph" w:customStyle="1" w:styleId="Keyword">
    <w:name w:val="Keyword"/>
    <w:basedOn w:val="Prrafo"/>
    <w:next w:val="Prrafo"/>
    <w:link w:val="KeywordCar"/>
    <w:qFormat/>
    <w:rsid w:val="00992990"/>
    <w:rPr>
      <w:noProof/>
    </w:rPr>
  </w:style>
  <w:style w:type="paragraph" w:customStyle="1" w:styleId="Textotabla">
    <w:name w:val="Texto tabla"/>
    <w:basedOn w:val="Cuerpodetexto"/>
    <w:link w:val="TextotablaCar"/>
    <w:rsid w:val="008D15F1"/>
    <w:pPr>
      <w:tabs>
        <w:tab w:val="clear" w:pos="708"/>
        <w:tab w:val="left" w:pos="0"/>
      </w:tabs>
      <w:spacing w:after="240" w:line="240" w:lineRule="auto"/>
      <w:jc w:val="left"/>
    </w:pPr>
    <w:rPr>
      <w:rFonts w:ascii="Roboto" w:hAnsi="Roboto"/>
    </w:rPr>
  </w:style>
  <w:style w:type="character" w:customStyle="1" w:styleId="KeywordCar">
    <w:name w:val="Keyword Car"/>
    <w:basedOn w:val="Fuentedeprrafopredeter"/>
    <w:link w:val="Keyword"/>
    <w:rsid w:val="00992990"/>
    <w:rPr>
      <w:rFonts w:eastAsiaTheme="minorHAnsi"/>
      <w:noProof/>
      <w:lang w:eastAsia="en-US"/>
    </w:rPr>
  </w:style>
  <w:style w:type="character" w:customStyle="1" w:styleId="CuerpodetextoCar">
    <w:name w:val="Cuerpo de texto Car"/>
    <w:basedOn w:val="PredeterminadoCar"/>
    <w:link w:val="Cuerpodetexto"/>
    <w:rsid w:val="008D15F1"/>
    <w:rPr>
      <w:rFonts w:ascii="Verdana" w:eastAsia="Times New Roman" w:hAnsi="Verdana" w:cs="Verdana"/>
      <w:color w:val="000000"/>
      <w:sz w:val="20"/>
      <w:szCs w:val="20"/>
      <w:lang w:eastAsia="zh-CN"/>
    </w:rPr>
  </w:style>
  <w:style w:type="character" w:customStyle="1" w:styleId="TextotablaCar">
    <w:name w:val="Texto tabla Car"/>
    <w:basedOn w:val="CuerpodetextoCar"/>
    <w:link w:val="Textotabla"/>
    <w:rsid w:val="008D15F1"/>
    <w:rPr>
      <w:rFonts w:ascii="Roboto" w:eastAsia="Times New Roman" w:hAnsi="Roboto" w:cs="Verdana"/>
      <w:color w:val="000000"/>
      <w:sz w:val="20"/>
      <w:szCs w:val="20"/>
      <w:lang w:eastAsia="zh-CN"/>
    </w:rPr>
  </w:style>
  <w:style w:type="table" w:styleId="Tablaconcuadrcula1clara-nfasis1">
    <w:name w:val="Grid Table 1 Light Accent 1"/>
    <w:basedOn w:val="Tablanormal"/>
    <w:uiPriority w:val="46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5">
    <w:name w:val="Grid Table 5 Dark Accent 5"/>
    <w:basedOn w:val="Tablanormal"/>
    <w:uiPriority w:val="50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delista2-nfasis5">
    <w:name w:val="List Table 2 Accent 5"/>
    <w:basedOn w:val="Tablanormal"/>
    <w:uiPriority w:val="47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8D1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customStyle="1" w:styleId="Separador">
    <w:name w:val="Separador"/>
    <w:basedOn w:val="Bullets"/>
    <w:link w:val="SeparadorCar"/>
    <w:rsid w:val="008D15F1"/>
    <w:pPr>
      <w:numPr>
        <w:numId w:val="0"/>
      </w:numPr>
    </w:pPr>
  </w:style>
  <w:style w:type="character" w:customStyle="1" w:styleId="SeparadorCar">
    <w:name w:val="Separador Car"/>
    <w:basedOn w:val="BulletsCar"/>
    <w:link w:val="Separador"/>
    <w:rsid w:val="008D15F1"/>
    <w:rPr>
      <w:rFonts w:ascii="Roboto" w:eastAsia="Times New Roman" w:hAnsi="Roboto" w:cs="Verdana"/>
      <w:color w:val="00000A"/>
      <w:sz w:val="20"/>
      <w:szCs w:val="20"/>
      <w:lang w:eastAsia="es-ES_tradnl"/>
    </w:rPr>
  </w:style>
  <w:style w:type="table" w:styleId="Tablaconcuadrcula4-nfasis1">
    <w:name w:val="Grid Table 4 Accent 1"/>
    <w:basedOn w:val="Tablanormal"/>
    <w:uiPriority w:val="49"/>
    <w:rsid w:val="008D1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5">
    <w:name w:val="toc 5"/>
    <w:basedOn w:val="Normal"/>
    <w:next w:val="Normal"/>
    <w:autoRedefine/>
    <w:uiPriority w:val="39"/>
    <w:unhideWhenUsed/>
    <w:rsid w:val="008D15F1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8D15F1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8D15F1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8D15F1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8D15F1"/>
    <w:pPr>
      <w:spacing w:after="100"/>
      <w:ind w:left="1760"/>
    </w:pPr>
    <w:rPr>
      <w:rFonts w:eastAsiaTheme="minorEastAsia"/>
    </w:rPr>
  </w:style>
  <w:style w:type="paragraph" w:customStyle="1" w:styleId="Numerado">
    <w:name w:val="Numerado"/>
    <w:basedOn w:val="Prrafodelista"/>
    <w:link w:val="NumeradoCar"/>
    <w:rsid w:val="008D15F1"/>
    <w:pPr>
      <w:spacing w:before="240" w:after="120"/>
      <w:ind w:left="360" w:hanging="360"/>
    </w:pPr>
    <w:rPr>
      <w:rFonts w:ascii="Roboto" w:hAnsi="Roboto"/>
      <w:b/>
      <w:i/>
      <w:color w:val="244061" w:themeColor="accent1" w:themeShade="80"/>
    </w:rPr>
  </w:style>
  <w:style w:type="character" w:customStyle="1" w:styleId="NumeradoCar">
    <w:name w:val="Numerado Car"/>
    <w:basedOn w:val="PrrafodelistaCar"/>
    <w:link w:val="Numerado"/>
    <w:rsid w:val="008D15F1"/>
    <w:rPr>
      <w:rFonts w:ascii="Roboto" w:eastAsia="Times New Roman" w:hAnsi="Roboto" w:cs="Verdana"/>
      <w:b/>
      <w:i/>
      <w:color w:val="244061" w:themeColor="accent1" w:themeShade="80"/>
      <w:sz w:val="20"/>
      <w:szCs w:val="20"/>
      <w:lang w:eastAsia="zh-CN"/>
    </w:rPr>
  </w:style>
  <w:style w:type="paragraph" w:customStyle="1" w:styleId="Ttulo0">
    <w:name w:val="Título 0"/>
    <w:basedOn w:val="Normal"/>
    <w:link w:val="Ttulo0Car"/>
    <w:qFormat/>
    <w:rsid w:val="000968EB"/>
    <w:pPr>
      <w:pageBreakBefore/>
      <w:pBdr>
        <w:bottom w:val="single" w:sz="4" w:space="1" w:color="999999" w:themeColor="text1" w:themeTint="66"/>
      </w:pBdr>
      <w:spacing w:before="360" w:after="240"/>
      <w:ind w:left="709" w:hanging="709"/>
      <w:jc w:val="both"/>
    </w:pPr>
    <w:rPr>
      <w:b/>
      <w:bCs/>
      <w:color w:val="08BDBD"/>
      <w:sz w:val="32"/>
      <w:szCs w:val="28"/>
    </w:rPr>
  </w:style>
  <w:style w:type="character" w:customStyle="1" w:styleId="Ttulo0Car">
    <w:name w:val="Título 0 Car"/>
    <w:basedOn w:val="Fuentedeprrafopredeter"/>
    <w:link w:val="Ttulo0"/>
    <w:rsid w:val="000968EB"/>
    <w:rPr>
      <w:rFonts w:eastAsiaTheme="minorHAnsi"/>
      <w:b/>
      <w:bCs/>
      <w:color w:val="08BDBD"/>
      <w:sz w:val="32"/>
      <w:szCs w:val="28"/>
      <w:lang w:eastAsia="en-US"/>
    </w:rPr>
  </w:style>
  <w:style w:type="paragraph" w:customStyle="1" w:styleId="Pendiente">
    <w:name w:val="Pendiente"/>
    <w:basedOn w:val="Normal"/>
    <w:link w:val="PendienteCar"/>
    <w:rsid w:val="008D15F1"/>
    <w:rPr>
      <w:color w:val="FF0000"/>
    </w:rPr>
  </w:style>
  <w:style w:type="character" w:customStyle="1" w:styleId="PendienteCar">
    <w:name w:val="Pendiente Car"/>
    <w:basedOn w:val="Fuentedeprrafopredeter"/>
    <w:link w:val="Pendiente"/>
    <w:rsid w:val="008D15F1"/>
    <w:rPr>
      <w:rFonts w:ascii="Roboto" w:eastAsia="Times New Roman" w:hAnsi="Roboto" w:cs="Verdana"/>
      <w:color w:val="FF0000"/>
      <w:sz w:val="20"/>
      <w:szCs w:val="20"/>
      <w:lang w:eastAsia="es-ES_tradnl"/>
    </w:rPr>
  </w:style>
  <w:style w:type="paragraph" w:customStyle="1" w:styleId="Todo">
    <w:name w:val="Todo"/>
    <w:basedOn w:val="Normal"/>
    <w:link w:val="TodoCar"/>
    <w:qFormat/>
    <w:rsid w:val="00FD6D1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FFE0D9"/>
      <w:spacing w:after="60"/>
    </w:pPr>
  </w:style>
  <w:style w:type="character" w:customStyle="1" w:styleId="TodoCar">
    <w:name w:val="Todo Car"/>
    <w:basedOn w:val="Fuentedeprrafopredeter"/>
    <w:link w:val="Todo"/>
    <w:rsid w:val="00FD6D13"/>
    <w:rPr>
      <w:rFonts w:eastAsiaTheme="minorHAnsi"/>
      <w:shd w:val="clear" w:color="auto" w:fill="FFE0D9"/>
      <w:lang w:eastAsia="en-US"/>
    </w:rPr>
  </w:style>
  <w:style w:type="paragraph" w:customStyle="1" w:styleId="Celda">
    <w:name w:val="Celda"/>
    <w:basedOn w:val="Normal"/>
    <w:link w:val="CeldaCar"/>
    <w:qFormat/>
    <w:rsid w:val="00FC12D2"/>
    <w:pPr>
      <w:spacing w:after="120"/>
    </w:pPr>
    <w:rPr>
      <w:noProof/>
    </w:rPr>
  </w:style>
  <w:style w:type="character" w:customStyle="1" w:styleId="CeldaCar">
    <w:name w:val="Celda Car"/>
    <w:basedOn w:val="Fuentedeprrafopredeter"/>
    <w:link w:val="Celda"/>
    <w:rsid w:val="00FC12D2"/>
    <w:rPr>
      <w:rFonts w:eastAsiaTheme="minorHAnsi"/>
      <w:noProof/>
      <w:lang w:eastAsia="en-US"/>
    </w:rPr>
  </w:style>
  <w:style w:type="paragraph" w:customStyle="1" w:styleId="Codigo">
    <w:name w:val="Codigo"/>
    <w:basedOn w:val="Normal"/>
    <w:link w:val="CodigoCar"/>
    <w:rsid w:val="008C2E3A"/>
    <w:pPr>
      <w:shd w:val="clear" w:color="auto" w:fill="000000" w:themeFill="text1"/>
      <w:spacing w:before="120" w:after="120" w:line="240" w:lineRule="auto"/>
      <w:ind w:left="284" w:hanging="284"/>
      <w:contextualSpacing/>
    </w:pPr>
    <w:rPr>
      <w:rFonts w:ascii="Courier New" w:eastAsia="Times New Roman" w:hAnsi="Courier New" w:cs="Courier New"/>
      <w:noProof/>
      <w:color w:val="FFFFFF" w:themeColor="background1"/>
      <w:sz w:val="18"/>
      <w:szCs w:val="18"/>
      <w:lang w:eastAsia="es-ES"/>
    </w:rPr>
  </w:style>
  <w:style w:type="character" w:customStyle="1" w:styleId="CodigoCar">
    <w:name w:val="Codigo Car"/>
    <w:basedOn w:val="Fuentedeprrafopredeter"/>
    <w:link w:val="Codigo"/>
    <w:rsid w:val="008C2E3A"/>
    <w:rPr>
      <w:rFonts w:ascii="Courier New" w:eastAsia="Times New Roman" w:hAnsi="Courier New" w:cs="Courier New"/>
      <w:noProof/>
      <w:color w:val="FFFFFF" w:themeColor="background1"/>
      <w:sz w:val="18"/>
      <w:szCs w:val="18"/>
      <w:shd w:val="clear" w:color="auto" w:fill="000000" w:themeFill="text1"/>
    </w:rPr>
  </w:style>
  <w:style w:type="character" w:customStyle="1" w:styleId="PiedepginaCar">
    <w:name w:val="Pie de página Car"/>
    <w:basedOn w:val="Fuentedeprrafopredeter"/>
    <w:link w:val="Piedepgina"/>
    <w:rsid w:val="00A40686"/>
    <w:rPr>
      <w:rFonts w:eastAsia="Roboto" w:cstheme="minorHAnsi"/>
      <w:color w:val="00000A"/>
      <w:sz w:val="20"/>
      <w:szCs w:val="20"/>
      <w:lang w:eastAsia="zh-CN"/>
    </w:rPr>
  </w:style>
  <w:style w:type="paragraph" w:customStyle="1" w:styleId="Portada1">
    <w:name w:val="Portada 1"/>
    <w:basedOn w:val="Normal"/>
    <w:link w:val="Portada1Car"/>
    <w:rsid w:val="007D2FAC"/>
    <w:rPr>
      <w:b/>
      <w:bCs/>
      <w:color w:val="C00000"/>
      <w:sz w:val="96"/>
      <w:szCs w:val="96"/>
    </w:rPr>
  </w:style>
  <w:style w:type="paragraph" w:customStyle="1" w:styleId="Portada2">
    <w:name w:val="Portada 2"/>
    <w:basedOn w:val="Normal"/>
    <w:link w:val="Portada2Car"/>
    <w:rsid w:val="007D2FAC"/>
    <w:rPr>
      <w:b/>
      <w:bCs/>
      <w:sz w:val="72"/>
      <w:szCs w:val="72"/>
    </w:rPr>
  </w:style>
  <w:style w:type="character" w:customStyle="1" w:styleId="Portada1Car">
    <w:name w:val="Portada 1 Car"/>
    <w:basedOn w:val="Fuentedeprrafopredeter"/>
    <w:link w:val="Portada1"/>
    <w:rsid w:val="007D2FAC"/>
    <w:rPr>
      <w:rFonts w:eastAsiaTheme="minorHAnsi"/>
      <w:b/>
      <w:bCs/>
      <w:color w:val="C00000"/>
      <w:sz w:val="96"/>
      <w:szCs w:val="96"/>
      <w:lang w:eastAsia="en-US"/>
    </w:rPr>
  </w:style>
  <w:style w:type="paragraph" w:customStyle="1" w:styleId="Portada3">
    <w:name w:val="Portada 3"/>
    <w:basedOn w:val="Normal"/>
    <w:link w:val="Portada3Car"/>
    <w:rsid w:val="007D2FAC"/>
    <w:rPr>
      <w:sz w:val="72"/>
      <w:szCs w:val="72"/>
    </w:rPr>
  </w:style>
  <w:style w:type="character" w:customStyle="1" w:styleId="Portada2Car">
    <w:name w:val="Portada 2 Car"/>
    <w:basedOn w:val="Fuentedeprrafopredeter"/>
    <w:link w:val="Portada2"/>
    <w:rsid w:val="007D2FAC"/>
    <w:rPr>
      <w:rFonts w:eastAsiaTheme="minorHAnsi"/>
      <w:b/>
      <w:bCs/>
      <w:sz w:val="72"/>
      <w:szCs w:val="72"/>
      <w:lang w:eastAsia="en-US"/>
    </w:rPr>
  </w:style>
  <w:style w:type="character" w:customStyle="1" w:styleId="Portada3Car">
    <w:name w:val="Portada 3 Car"/>
    <w:basedOn w:val="Fuentedeprrafopredeter"/>
    <w:link w:val="Portada3"/>
    <w:rsid w:val="007D2FAC"/>
    <w:rPr>
      <w:rFonts w:eastAsiaTheme="minorHAnsi"/>
      <w:sz w:val="72"/>
      <w:szCs w:val="72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4C7B42"/>
    <w:rPr>
      <w:rFonts w:ascii="Courier New" w:eastAsia="Times New Roman" w:hAnsi="Courier New" w:cs="Courier New"/>
      <w:sz w:val="20"/>
      <w:szCs w:val="20"/>
    </w:rPr>
  </w:style>
  <w:style w:type="paragraph" w:customStyle="1" w:styleId="Prrafo">
    <w:name w:val="Párrafo"/>
    <w:basedOn w:val="Normal"/>
    <w:link w:val="PrrafoCar"/>
    <w:qFormat/>
    <w:rsid w:val="0078405D"/>
    <w:pPr>
      <w:spacing w:before="120" w:after="120"/>
      <w:jc w:val="both"/>
    </w:pPr>
  </w:style>
  <w:style w:type="character" w:customStyle="1" w:styleId="PrrafoCar">
    <w:name w:val="Párrafo Car"/>
    <w:basedOn w:val="Fuentedeprrafopredeter"/>
    <w:link w:val="Prrafo"/>
    <w:rsid w:val="0078405D"/>
    <w:rPr>
      <w:rFonts w:eastAsiaTheme="minorHAnsi"/>
      <w:lang w:eastAsia="en-US"/>
    </w:rPr>
  </w:style>
  <w:style w:type="character" w:styleId="Mencinsinresolver">
    <w:name w:val="Unresolved Mention"/>
    <w:basedOn w:val="Fuentedeprrafopredeter"/>
    <w:uiPriority w:val="99"/>
    <w:rsid w:val="00657870"/>
    <w:rPr>
      <w:color w:val="605E5C"/>
      <w:shd w:val="clear" w:color="auto" w:fill="E1DFDD"/>
    </w:rPr>
  </w:style>
  <w:style w:type="paragraph" w:customStyle="1" w:styleId="Negrita">
    <w:name w:val="Negrita"/>
    <w:basedOn w:val="Prrafo"/>
    <w:link w:val="NegritaCar"/>
    <w:qFormat/>
    <w:rsid w:val="008829CB"/>
    <w:rPr>
      <w:b/>
      <w:bCs/>
    </w:rPr>
  </w:style>
  <w:style w:type="character" w:customStyle="1" w:styleId="NegritaCar">
    <w:name w:val="Negrita Car"/>
    <w:basedOn w:val="PrrafoCar"/>
    <w:link w:val="Negrita"/>
    <w:rsid w:val="008829CB"/>
    <w:rPr>
      <w:rFonts w:eastAsiaTheme="minorHAnsi"/>
      <w:b/>
      <w:bCs/>
      <w:lang w:eastAsia="en-US"/>
    </w:rPr>
  </w:style>
  <w:style w:type="paragraph" w:customStyle="1" w:styleId="Ingles">
    <w:name w:val="Ingles"/>
    <w:basedOn w:val="Normal"/>
    <w:link w:val="InglesCar"/>
    <w:rsid w:val="009B5B0E"/>
    <w:rPr>
      <w:lang w:val="en-US"/>
    </w:rPr>
  </w:style>
  <w:style w:type="character" w:customStyle="1" w:styleId="InglesCar">
    <w:name w:val="Ingles Car"/>
    <w:basedOn w:val="Fuentedeprrafopredeter"/>
    <w:link w:val="Ingles"/>
    <w:rsid w:val="009B5B0E"/>
    <w:rPr>
      <w:rFonts w:eastAsiaTheme="minorHAnsi"/>
      <w:lang w:val="en-US" w:eastAsia="en-US"/>
    </w:rPr>
  </w:style>
  <w:style w:type="character" w:customStyle="1" w:styleId="normaltextrun">
    <w:name w:val="normaltextrun"/>
    <w:basedOn w:val="Fuentedeprrafopredeter"/>
    <w:rsid w:val="00D84BBC"/>
    <w:rPr>
      <w:rFonts w:cs="Times New Roman"/>
    </w:rPr>
  </w:style>
  <w:style w:type="character" w:styleId="Mencionar">
    <w:name w:val="Mention"/>
    <w:basedOn w:val="Fuentedeprrafopredeter"/>
    <w:uiPriority w:val="99"/>
    <w:unhideWhenUsed/>
    <w:rsid w:val="006C625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0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6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036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37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0674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8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097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6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34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1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351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9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541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7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882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5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64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60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500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360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870">
          <w:marLeft w:val="48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9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28781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39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image" Target="media/image9.png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DC921D6C313740BA67D7760DC75571" ma:contentTypeVersion="9" ma:contentTypeDescription="Crear nuevo documento." ma:contentTypeScope="" ma:versionID="ec6cd274e87ab0abf30bec2e834aaf15">
  <xsd:schema xmlns:xsd="http://www.w3.org/2001/XMLSchema" xmlns:xs="http://www.w3.org/2001/XMLSchema" xmlns:p="http://schemas.microsoft.com/office/2006/metadata/properties" xmlns:ns2="220d4249-f262-4642-a86b-ff46de6e315d" xmlns:ns3="965e701d-44ad-4371-a199-8fefe953808c" targetNamespace="http://schemas.microsoft.com/office/2006/metadata/properties" ma:root="true" ma:fieldsID="0e77808c4f084d99d477d3de919e85b9" ns2:_="" ns3:_="">
    <xsd:import namespace="220d4249-f262-4642-a86b-ff46de6e315d"/>
    <xsd:import namespace="965e701d-44ad-4371-a199-8fefe95380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0d4249-f262-4642-a86b-ff46de6e3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3eabf1b-ca55-4ef7-a122-c0a3080e39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5e701d-44ad-4371-a199-8fefe953808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a032403-5a63-4c94-8ddc-badffde3c317}" ma:internalName="TaxCatchAll" ma:showField="CatchAllData" ma:web="965e701d-44ad-4371-a199-8fefe95380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0d4249-f262-4642-a86b-ff46de6e315d">
      <Terms xmlns="http://schemas.microsoft.com/office/infopath/2007/PartnerControls"/>
    </lcf76f155ced4ddcb4097134ff3c332f>
    <TaxCatchAll xmlns="965e701d-44ad-4371-a199-8fefe953808c" xsi:nil="true"/>
  </documentManagement>
</p:properties>
</file>

<file path=customXml/itemProps1.xml><?xml version="1.0" encoding="utf-8"?>
<ds:datastoreItem xmlns:ds="http://schemas.openxmlformats.org/officeDocument/2006/customXml" ds:itemID="{F17EA79B-42BD-4A3B-A9F5-61BAE5A5C2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0d4249-f262-4642-a86b-ff46de6e315d"/>
    <ds:schemaRef ds:uri="965e701d-44ad-4371-a199-8fefe95380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BE584B-E89C-42F2-8BB9-776BA03B87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D6B08C-D693-49AD-9630-88574B3F1B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B4A3D9-CBA0-4A99-80D2-EFAA0B56D2EF}">
  <ds:schemaRefs>
    <ds:schemaRef ds:uri="http://schemas.microsoft.com/office/2006/metadata/properties"/>
    <ds:schemaRef ds:uri="http://schemas.microsoft.com/office/infopath/2007/PartnerControls"/>
    <ds:schemaRef ds:uri="220d4249-f262-4642-a86b-ff46de6e315d"/>
    <ds:schemaRef ds:uri="965e701d-44ad-4371-a199-8fefe95380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46</Pages>
  <Words>6307</Words>
  <Characters>34694</Characters>
  <Application>Microsoft Office Word</Application>
  <DocSecurity>0</DocSecurity>
  <Lines>289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Manager>Alejandro André</Manager>
  <Company/>
  <LinksUpToDate>false</LinksUpToDate>
  <CharactersWithSpaces>40920</CharactersWithSpaces>
  <SharedDoc>false</SharedDoc>
  <HLinks>
    <vt:vector size="516" baseType="variant">
      <vt:variant>
        <vt:i4>1638448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_Toc125028649</vt:lpwstr>
      </vt:variant>
      <vt:variant>
        <vt:i4>1638448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_Toc125028648</vt:lpwstr>
      </vt:variant>
      <vt:variant>
        <vt:i4>1638448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_Toc125028647</vt:lpwstr>
      </vt:variant>
      <vt:variant>
        <vt:i4>1638448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_Toc125028646</vt:lpwstr>
      </vt:variant>
      <vt:variant>
        <vt:i4>1638448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_Toc125028645</vt:lpwstr>
      </vt:variant>
      <vt:variant>
        <vt:i4>1638448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_Toc125028644</vt:lpwstr>
      </vt:variant>
      <vt:variant>
        <vt:i4>1638448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_Toc125028643</vt:lpwstr>
      </vt:variant>
      <vt:variant>
        <vt:i4>1638448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_Toc125028642</vt:lpwstr>
      </vt:variant>
      <vt:variant>
        <vt:i4>1638448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_Toc125028641</vt:lpwstr>
      </vt:variant>
      <vt:variant>
        <vt:i4>1638448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_Toc125028640</vt:lpwstr>
      </vt:variant>
      <vt:variant>
        <vt:i4>1966128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_Toc125028639</vt:lpwstr>
      </vt:variant>
      <vt:variant>
        <vt:i4>1966128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_Toc125028638</vt:lpwstr>
      </vt:variant>
      <vt:variant>
        <vt:i4>1966128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_Toc125028637</vt:lpwstr>
      </vt:variant>
      <vt:variant>
        <vt:i4>1966128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_Toc125028636</vt:lpwstr>
      </vt:variant>
      <vt:variant>
        <vt:i4>1966128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_Toc125028635</vt:lpwstr>
      </vt:variant>
      <vt:variant>
        <vt:i4>1966128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_Toc125028634</vt:lpwstr>
      </vt:variant>
      <vt:variant>
        <vt:i4>1966128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_Toc125028633</vt:lpwstr>
      </vt:variant>
      <vt:variant>
        <vt:i4>1966128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_Toc125028632</vt:lpwstr>
      </vt:variant>
      <vt:variant>
        <vt:i4>1966128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_Toc125028631</vt:lpwstr>
      </vt:variant>
      <vt:variant>
        <vt:i4>1966128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_Toc125028630</vt:lpwstr>
      </vt:variant>
      <vt:variant>
        <vt:i4>2031664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_Toc125028629</vt:lpwstr>
      </vt:variant>
      <vt:variant>
        <vt:i4>2031664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_Toc125028628</vt:lpwstr>
      </vt:variant>
      <vt:variant>
        <vt:i4>2031664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_Toc125028627</vt:lpwstr>
      </vt:variant>
      <vt:variant>
        <vt:i4>2031664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_Toc125028626</vt:lpwstr>
      </vt:variant>
      <vt:variant>
        <vt:i4>2031664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_Toc125028625</vt:lpwstr>
      </vt:variant>
      <vt:variant>
        <vt:i4>2031664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_Toc125028624</vt:lpwstr>
      </vt:variant>
      <vt:variant>
        <vt:i4>2031664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_Toc125028623</vt:lpwstr>
      </vt:variant>
      <vt:variant>
        <vt:i4>2031664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_Toc125028622</vt:lpwstr>
      </vt:variant>
      <vt:variant>
        <vt:i4>2031664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_Toc125028621</vt:lpwstr>
      </vt:variant>
      <vt:variant>
        <vt:i4>2031664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_Toc125028620</vt:lpwstr>
      </vt:variant>
      <vt:variant>
        <vt:i4>1835056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_Toc125028619</vt:lpwstr>
      </vt:variant>
      <vt:variant>
        <vt:i4>1835056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_Toc125028618</vt:lpwstr>
      </vt:variant>
      <vt:variant>
        <vt:i4>1835056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_Toc125028617</vt:lpwstr>
      </vt:variant>
      <vt:variant>
        <vt:i4>1835056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_Toc125028616</vt:lpwstr>
      </vt:variant>
      <vt:variant>
        <vt:i4>1835056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_Toc125028615</vt:lpwstr>
      </vt:variant>
      <vt:variant>
        <vt:i4>1835056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_Toc125028614</vt:lpwstr>
      </vt:variant>
      <vt:variant>
        <vt:i4>1835056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_Toc125028613</vt:lpwstr>
      </vt:variant>
      <vt:variant>
        <vt:i4>1835056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_Toc125028612</vt:lpwstr>
      </vt:variant>
      <vt:variant>
        <vt:i4>1835056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_Toc125028611</vt:lpwstr>
      </vt:variant>
      <vt:variant>
        <vt:i4>1835056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_Toc125028610</vt:lpwstr>
      </vt:variant>
      <vt:variant>
        <vt:i4>1900592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_Toc125028609</vt:lpwstr>
      </vt:variant>
      <vt:variant>
        <vt:i4>1900592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_Toc125028608</vt:lpwstr>
      </vt:variant>
      <vt:variant>
        <vt:i4>1900592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_Toc125028607</vt:lpwstr>
      </vt:variant>
      <vt:variant>
        <vt:i4>1900592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_Toc125028606</vt:lpwstr>
      </vt:variant>
      <vt:variant>
        <vt:i4>1900592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_Toc125028605</vt:lpwstr>
      </vt:variant>
      <vt:variant>
        <vt:i4>1900592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_Toc125028604</vt:lpwstr>
      </vt:variant>
      <vt:variant>
        <vt:i4>1900592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_Toc125028603</vt:lpwstr>
      </vt:variant>
      <vt:variant>
        <vt:i4>1900592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_Toc125028602</vt:lpwstr>
      </vt:variant>
      <vt:variant>
        <vt:i4>1900592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_Toc125028601</vt:lpwstr>
      </vt:variant>
      <vt:variant>
        <vt:i4>1900592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_Toc125028600</vt:lpwstr>
      </vt:variant>
      <vt:variant>
        <vt:i4>1310771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_Toc125028599</vt:lpwstr>
      </vt:variant>
      <vt:variant>
        <vt:i4>1310771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_Toc125028598</vt:lpwstr>
      </vt:variant>
      <vt:variant>
        <vt:i4>1310771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_Toc125028597</vt:lpwstr>
      </vt:variant>
      <vt:variant>
        <vt:i4>1310771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_Toc125028596</vt:lpwstr>
      </vt:variant>
      <vt:variant>
        <vt:i4>1310771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_Toc125028595</vt:lpwstr>
      </vt:variant>
      <vt:variant>
        <vt:i4>1310771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_Toc125028594</vt:lpwstr>
      </vt:variant>
      <vt:variant>
        <vt:i4>1310771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_Toc125028593</vt:lpwstr>
      </vt:variant>
      <vt:variant>
        <vt:i4>1310771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_Toc125028592</vt:lpwstr>
      </vt:variant>
      <vt:variant>
        <vt:i4>1310771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_Toc125028591</vt:lpwstr>
      </vt:variant>
      <vt:variant>
        <vt:i4>1310771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_Toc125028590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_Toc125028589</vt:lpwstr>
      </vt:variant>
      <vt:variant>
        <vt:i4>1376307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_Toc125028588</vt:lpwstr>
      </vt:variant>
      <vt:variant>
        <vt:i4>1376307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_Toc125028587</vt:lpwstr>
      </vt:variant>
      <vt:variant>
        <vt:i4>1376307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_Toc125028586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_Toc125028585</vt:lpwstr>
      </vt:variant>
      <vt:variant>
        <vt:i4>1376307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_Toc125028584</vt:lpwstr>
      </vt:variant>
      <vt:variant>
        <vt:i4>1376307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_Toc125028583</vt:lpwstr>
      </vt:variant>
      <vt:variant>
        <vt:i4>1376307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_Toc125028582</vt:lpwstr>
      </vt:variant>
      <vt:variant>
        <vt:i4>1376307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_Toc125028581</vt:lpwstr>
      </vt:variant>
      <vt:variant>
        <vt:i4>1376307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_Toc125028580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_Toc125028579</vt:lpwstr>
      </vt:variant>
      <vt:variant>
        <vt:i4>1703987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_Toc125028578</vt:lpwstr>
      </vt:variant>
      <vt:variant>
        <vt:i4>1703987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_Toc125028577</vt:lpwstr>
      </vt:variant>
      <vt:variant>
        <vt:i4>1703987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_Toc125028576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_Toc125028575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_Toc125028574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_Toc125028573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_Toc125028572</vt:lpwstr>
      </vt:variant>
      <vt:variant>
        <vt:i4>1703987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_Toc125028571</vt:lpwstr>
      </vt:variant>
      <vt:variant>
        <vt:i4>1703987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_Toc125028570</vt:lpwstr>
      </vt:variant>
      <vt:variant>
        <vt:i4>1769523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_Toc125028569</vt:lpwstr>
      </vt:variant>
      <vt:variant>
        <vt:i4>1769523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_Toc125028568</vt:lpwstr>
      </vt:variant>
      <vt:variant>
        <vt:i4>1769523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_Toc125028567</vt:lpwstr>
      </vt:variant>
      <vt:variant>
        <vt:i4>1769523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_Toc125028566</vt:lpwstr>
      </vt:variant>
      <vt:variant>
        <vt:i4>1769523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_Toc125028565</vt:lpwstr>
      </vt:variant>
      <vt:variant>
        <vt:i4>3539039</vt:i4>
      </vt:variant>
      <vt:variant>
        <vt:i4>0</vt:i4>
      </vt:variant>
      <vt:variant>
        <vt:i4>0</vt:i4>
      </vt:variant>
      <vt:variant>
        <vt:i4>5</vt:i4>
      </vt:variant>
      <vt:variant>
        <vt:lpwstr>mailto:alejandro.andre@ciberexperis.es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Alejandro André</dc:creator>
  <cp:keywords/>
  <dc:description/>
  <cp:lastModifiedBy>Alejandro André</cp:lastModifiedBy>
  <cp:revision>75</cp:revision>
  <cp:lastPrinted>2022-10-20T19:06:00Z</cp:lastPrinted>
  <dcterms:created xsi:type="dcterms:W3CDTF">2023-02-07T12:33:00Z</dcterms:created>
  <dcterms:modified xsi:type="dcterms:W3CDTF">2023-03-11T19:04:00Z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0x0101001BDC921D6C313740BA67D7760DC75571</vt:lpwstr>
  </property>
  <property fmtid="{D5CDD505-2E9C-101B-9397-08002B2CF9AE}" pid="3" name="AuthorIds_UIVersion_3072">
    <vt:lpwstr>12</vt:lpwstr>
  </property>
  <property fmtid="{D5CDD505-2E9C-101B-9397-08002B2CF9AE}" pid="4" name="AuthorIds_UIVersion_8704">
    <vt:lpwstr>12</vt:lpwstr>
  </property>
  <property fmtid="{D5CDD505-2E9C-101B-9397-08002B2CF9AE}" pid="5" name="AuthorIds_UIVersion_9216">
    <vt:lpwstr>12,34</vt:lpwstr>
  </property>
  <property fmtid="{D5CDD505-2E9C-101B-9397-08002B2CF9AE}" pid="6" name="AuthorIds_UIVersion_9728">
    <vt:lpwstr>12</vt:lpwstr>
  </property>
  <property fmtid="{D5CDD505-2E9C-101B-9397-08002B2CF9AE}" pid="7" name="AuthorIds_UIVersion_10752">
    <vt:lpwstr>34</vt:lpwstr>
  </property>
  <property fmtid="{D5CDD505-2E9C-101B-9397-08002B2CF9AE}" pid="8" name="MediaServiceImageTags">
    <vt:lpwstr/>
  </property>
</Properties>
</file>